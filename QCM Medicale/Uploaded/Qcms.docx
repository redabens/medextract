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2CC0" w14:textId="77777777" w:rsidR="00241AE2" w:rsidRPr="00C77F5E" w:rsidRDefault="00241AE2" w:rsidP="00241AE2">
      <w:pPr>
        <w:pStyle w:val="Quote"/>
        <w:outlineLvl w:val="0"/>
        <w:rPr>
          <w:rFonts w:cs="Calibri"/>
        </w:rPr>
      </w:pPr>
      <w:bookmarkStart w:id="0" w:name="_Toc176118585"/>
      <w:r w:rsidRPr="00C77F5E">
        <w:rPr>
          <w:rFonts w:cs="Calibri"/>
        </w:rPr>
        <w:t>Diabète sucré : Diagnostic et Classification.</w:t>
      </w:r>
      <w:bookmarkEnd w:id="0"/>
      <w:r w:rsidRPr="00C77F5E">
        <w:rPr>
          <w:rFonts w:cs="Calibri"/>
        </w:rPr>
        <w:t xml:space="preserve"> </w:t>
      </w:r>
    </w:p>
    <w:p w14:paraId="1846A52F" w14:textId="77777777" w:rsidR="00241AE2" w:rsidRPr="00FA2D22" w:rsidRDefault="00241AE2" w:rsidP="00241AE2">
      <w:pPr>
        <w:rPr>
          <w:b/>
          <w:bCs/>
        </w:rPr>
      </w:pPr>
      <w:r>
        <w:rPr>
          <w:b/>
          <w:bCs/>
        </w:rPr>
        <w:t>1</w:t>
      </w:r>
      <w:r w:rsidRPr="00FA2D22">
        <w:rPr>
          <w:b/>
          <w:bCs/>
        </w:rPr>
        <w:t>. Le diabète type 2 (RF) : (RATT 2025 T30)</w:t>
      </w:r>
    </w:p>
    <w:p w14:paraId="693BB0F9" w14:textId="77777777" w:rsidR="00241AE2" w:rsidRDefault="00241AE2" w:rsidP="00241AE2">
      <w:pPr>
        <w:spacing w:before="240" w:after="240" w:line="20" w:lineRule="atLeast"/>
        <w:contextualSpacing/>
      </w:pPr>
      <w:r>
        <w:t>A. Survient plus souvent après l’âge de 40 ans</w:t>
      </w:r>
    </w:p>
    <w:p w14:paraId="32012370" w14:textId="77777777" w:rsidR="00241AE2" w:rsidRDefault="00241AE2" w:rsidP="00241AE2">
      <w:pPr>
        <w:spacing w:before="240" w:after="240" w:line="20" w:lineRule="atLeast"/>
        <w:contextualSpacing/>
      </w:pPr>
      <w:r>
        <w:t>B. Est souvent associé à un surpoids</w:t>
      </w:r>
    </w:p>
    <w:p w14:paraId="70B95780" w14:textId="77777777" w:rsidR="00241AE2" w:rsidRDefault="00241AE2" w:rsidP="00241AE2">
      <w:pPr>
        <w:spacing w:before="240" w:after="240" w:line="20" w:lineRule="atLeast"/>
        <w:contextualSpacing/>
      </w:pPr>
      <w:r>
        <w:t>C. Plus fréquent que le DTI</w:t>
      </w:r>
    </w:p>
    <w:p w14:paraId="115EC536" w14:textId="77777777" w:rsidR="00241AE2" w:rsidRDefault="00241AE2" w:rsidP="00241AE2">
      <w:pPr>
        <w:spacing w:before="240" w:after="240" w:line="20" w:lineRule="atLeast"/>
        <w:contextualSpacing/>
      </w:pPr>
      <w:r>
        <w:t>D. Ne donne presque jamais de complications microangiopathiques</w:t>
      </w:r>
    </w:p>
    <w:p w14:paraId="7BC057E5" w14:textId="77777777" w:rsidR="00241AE2" w:rsidRDefault="00241AE2" w:rsidP="00241AE2">
      <w:pPr>
        <w:spacing w:before="240" w:after="240" w:line="20" w:lineRule="atLeast"/>
        <w:contextualSpacing/>
      </w:pPr>
      <w:r>
        <w:t>E. Peut être révélé par un pied diabétique</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57FDFC74"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1CF8DDA3"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D</w:t>
            </w:r>
          </w:p>
        </w:tc>
        <w:tc>
          <w:tcPr>
            <w:tcW w:w="9850" w:type="dxa"/>
            <w:tcBorders>
              <w:top w:val="single" w:sz="8" w:space="0" w:color="000000"/>
              <w:left w:val="single" w:sz="8" w:space="0" w:color="000000"/>
              <w:bottom w:val="single" w:sz="8" w:space="0" w:color="000000"/>
              <w:right w:val="single" w:sz="8" w:space="0" w:color="000000"/>
            </w:tcBorders>
            <w:vAlign w:val="center"/>
          </w:tcPr>
          <w:p w14:paraId="125B69FE"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 xml:space="preserve"> Il donne </w:t>
            </w:r>
            <w:r>
              <w:rPr>
                <w:rFonts w:ascii="sans-serif" w:eastAsia="sans-serif" w:hAnsi="sans-serif" w:cs="sans-serif"/>
                <w:b/>
                <w:bCs/>
                <w:color w:val="000000"/>
              </w:rPr>
              <w:t>fréquemment</w:t>
            </w:r>
            <w:r>
              <w:rPr>
                <w:rFonts w:ascii="sans-serif" w:eastAsia="sans-serif" w:hAnsi="sans-serif" w:cs="sans-serif"/>
                <w:color w:val="000000"/>
              </w:rPr>
              <w:t xml:space="preserve"> des complications microangiopathiques (rétinopathie, néphropathie, neuropathie) </w:t>
            </w:r>
          </w:p>
        </w:tc>
      </w:tr>
    </w:tbl>
    <w:p w14:paraId="45CADD69" w14:textId="77777777" w:rsidR="00241AE2" w:rsidRDefault="00241AE2" w:rsidP="00241AE2">
      <w:pPr>
        <w:spacing w:line="20" w:lineRule="atLeast"/>
        <w:contextualSpacing/>
      </w:pPr>
    </w:p>
    <w:p w14:paraId="129CD4DF" w14:textId="77777777" w:rsidR="00241AE2" w:rsidRPr="00FA2D22" w:rsidRDefault="00241AE2" w:rsidP="00241AE2">
      <w:pPr>
        <w:rPr>
          <w:b/>
          <w:bCs/>
        </w:rPr>
      </w:pPr>
      <w:r>
        <w:rPr>
          <w:b/>
          <w:bCs/>
        </w:rPr>
        <w:t>2</w:t>
      </w:r>
      <w:r w:rsidRPr="00FA2D22">
        <w:rPr>
          <w:b/>
          <w:bCs/>
        </w:rPr>
        <w:t>. Le diabète type MODY se caractérise par (RJ) (RATT 2025 T29)</w:t>
      </w:r>
    </w:p>
    <w:p w14:paraId="259F2CAE" w14:textId="77777777" w:rsidR="00241AE2" w:rsidRDefault="00241AE2" w:rsidP="00241AE2">
      <w:pPr>
        <w:spacing w:before="240" w:after="240" w:line="20" w:lineRule="atLeast"/>
        <w:contextualSpacing/>
      </w:pPr>
      <w:r>
        <w:t>A. L'absence d'ATCD familiaux de diabète</w:t>
      </w:r>
    </w:p>
    <w:p w14:paraId="6681D57E" w14:textId="77777777" w:rsidR="00241AE2" w:rsidRDefault="00241AE2" w:rsidP="00241AE2">
      <w:pPr>
        <w:spacing w:before="240" w:after="240" w:line="20" w:lineRule="atLeast"/>
        <w:contextualSpacing/>
      </w:pPr>
      <w:r>
        <w:t>B. Apparition fardive après L'age de 40 ans.</w:t>
      </w:r>
    </w:p>
    <w:p w14:paraId="1DE82B27" w14:textId="77777777" w:rsidR="00241AE2" w:rsidRDefault="00241AE2" w:rsidP="00241AE2">
      <w:pPr>
        <w:spacing w:before="240" w:after="240" w:line="20" w:lineRule="atLeast"/>
        <w:contextualSpacing/>
      </w:pPr>
      <w:r>
        <w:t>C. Les complications macroangiopathiques sont fréquentes et précoces</w:t>
      </w:r>
    </w:p>
    <w:p w14:paraId="6ECC2B9E" w14:textId="77777777" w:rsidR="00241AE2" w:rsidRDefault="00241AE2" w:rsidP="00241AE2">
      <w:pPr>
        <w:spacing w:before="240" w:after="240" w:line="20" w:lineRule="atLeast"/>
        <w:contextualSpacing/>
      </w:pPr>
      <w:r>
        <w:t>D. Nécessite souvent une insulinothérapie</w:t>
      </w:r>
    </w:p>
    <w:p w14:paraId="29B22BEF" w14:textId="77777777" w:rsidR="00241AE2" w:rsidRDefault="00241AE2" w:rsidP="00241AE2">
      <w:pPr>
        <w:spacing w:before="240" w:after="240" w:line="20" w:lineRule="atLeast"/>
        <w:contextualSpacing/>
      </w:pPr>
      <w:r>
        <w:t>E Toutes les propositsons sont frusses</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1DBCDC18"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334C3A14"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E</w:t>
            </w:r>
          </w:p>
        </w:tc>
        <w:tc>
          <w:tcPr>
            <w:tcW w:w="9850" w:type="dxa"/>
            <w:tcBorders>
              <w:top w:val="single" w:sz="8" w:space="0" w:color="000000"/>
              <w:left w:val="single" w:sz="8" w:space="0" w:color="000000"/>
              <w:bottom w:val="single" w:sz="8" w:space="0" w:color="000000"/>
              <w:right w:val="single" w:sz="8" w:space="0" w:color="000000"/>
            </w:tcBorders>
            <w:vAlign w:val="center"/>
          </w:tcPr>
          <w:p w14:paraId="0E5CEB55"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Le MODY est un diabète monogénique, souvent avec </w:t>
            </w:r>
            <w:r>
              <w:rPr>
                <w:rFonts w:ascii="sans-serif" w:eastAsia="sans-serif" w:hAnsi="sans-serif" w:cs="sans-serif"/>
                <w:b/>
                <w:bCs/>
                <w:color w:val="000000"/>
              </w:rPr>
              <w:t>ATCD familiaux</w:t>
            </w:r>
            <w:r>
              <w:rPr>
                <w:rFonts w:ascii="sans-serif" w:eastAsia="sans-serif" w:hAnsi="sans-serif" w:cs="sans-serif"/>
                <w:color w:val="000000"/>
              </w:rPr>
              <w:t> , à apparition </w:t>
            </w:r>
            <w:r>
              <w:rPr>
                <w:rFonts w:ascii="sans-serif" w:eastAsia="sans-serif" w:hAnsi="sans-serif" w:cs="sans-serif"/>
                <w:b/>
                <w:bCs/>
                <w:color w:val="000000"/>
              </w:rPr>
              <w:t>précoce</w:t>
            </w:r>
            <w:r>
              <w:rPr>
                <w:rFonts w:ascii="sans-serif" w:eastAsia="sans-serif" w:hAnsi="sans-serif" w:cs="sans-serif"/>
                <w:color w:val="000000"/>
              </w:rPr>
              <w:t> (avant 25 ans) . Les complications macroangiopathiques sont rares . Ne nécessite pas toujours d'insuline , certains répondent aux sulfamides.</w:t>
            </w:r>
          </w:p>
        </w:tc>
      </w:tr>
    </w:tbl>
    <w:p w14:paraId="715451BE" w14:textId="77777777" w:rsidR="00241AE2" w:rsidRDefault="00241AE2" w:rsidP="00241AE2">
      <w:pPr>
        <w:spacing w:line="20" w:lineRule="atLeast"/>
        <w:contextualSpacing/>
      </w:pPr>
    </w:p>
    <w:p w14:paraId="4AD0DBBC" w14:textId="77777777" w:rsidR="00241AE2" w:rsidRPr="004E41DD" w:rsidRDefault="00241AE2" w:rsidP="00241AE2">
      <w:pPr>
        <w:spacing w:after="0"/>
        <w:rPr>
          <w:rFonts w:cstheme="minorHAnsi"/>
          <w:b/>
          <w:bCs/>
        </w:rPr>
      </w:pPr>
      <w:r w:rsidRPr="004E41DD">
        <w:rPr>
          <w:rFonts w:cstheme="minorHAnsi"/>
          <w:b/>
          <w:bCs/>
        </w:rPr>
        <w:t>3. Chez le diabétique de type 2, l'insulinosécrétion est affectée par les anomalies suivantes sauf une :</w:t>
      </w:r>
      <w:r w:rsidRPr="004E41DD">
        <w:rPr>
          <w:rFonts w:eastAsia="Arial" w:cstheme="minorHAnsi"/>
          <w:b/>
          <w:bCs/>
        </w:rPr>
        <w:t xml:space="preserve"> </w:t>
      </w:r>
      <w:r w:rsidRPr="004E41DD">
        <w:rPr>
          <w:rFonts w:cstheme="minorHAnsi"/>
          <w:b/>
          <w:bCs/>
        </w:rPr>
        <w:t>(la RJ)</w:t>
      </w:r>
      <w:r>
        <w:rPr>
          <w:rFonts w:cstheme="minorHAnsi"/>
          <w:b/>
          <w:bCs/>
        </w:rPr>
        <w:t xml:space="preserve"> </w:t>
      </w:r>
      <w:r w:rsidRPr="00FB642D">
        <w:rPr>
          <w:b/>
          <w:bCs/>
        </w:rPr>
        <w:t>(P2 2025 T</w:t>
      </w:r>
      <w:r>
        <w:rPr>
          <w:b/>
          <w:bCs/>
        </w:rPr>
        <w:t>30</w:t>
      </w:r>
      <w:r w:rsidRPr="00FB642D">
        <w:rPr>
          <w:b/>
          <w:bCs/>
        </w:rPr>
        <w:t>)</w:t>
      </w:r>
    </w:p>
    <w:p w14:paraId="498AA2EC" w14:textId="77777777" w:rsidR="00241AE2" w:rsidRPr="004E41DD" w:rsidRDefault="00241AE2" w:rsidP="00241AE2">
      <w:pPr>
        <w:spacing w:after="0"/>
        <w:rPr>
          <w:rFonts w:cstheme="minorHAnsi"/>
        </w:rPr>
      </w:pPr>
      <w:r w:rsidRPr="004E41DD">
        <w:rPr>
          <w:rFonts w:cstheme="minorHAnsi"/>
        </w:rPr>
        <w:t xml:space="preserve">A. Perte du pic précoce </w:t>
      </w:r>
    </w:p>
    <w:p w14:paraId="66991997" w14:textId="77777777" w:rsidR="00241AE2" w:rsidRPr="004E41DD" w:rsidRDefault="00241AE2" w:rsidP="00241AE2">
      <w:pPr>
        <w:spacing w:after="0"/>
        <w:rPr>
          <w:rFonts w:cstheme="minorHAnsi"/>
        </w:rPr>
      </w:pPr>
      <w:r w:rsidRPr="004E41DD">
        <w:rPr>
          <w:rFonts w:cstheme="minorHAnsi"/>
        </w:rPr>
        <w:t xml:space="preserve">B. Réduction de la sécrétion basale </w:t>
      </w:r>
    </w:p>
    <w:p w14:paraId="1A77983D" w14:textId="77777777" w:rsidR="00241AE2" w:rsidRPr="004E41DD" w:rsidRDefault="00241AE2" w:rsidP="00241AE2">
      <w:pPr>
        <w:spacing w:after="0"/>
        <w:rPr>
          <w:rFonts w:cstheme="minorHAnsi"/>
        </w:rPr>
      </w:pPr>
      <w:r w:rsidRPr="004E41DD">
        <w:rPr>
          <w:rFonts w:cstheme="minorHAnsi"/>
        </w:rPr>
        <w:t xml:space="preserve">C. Altérations des oscillations lentes de l'insuline </w:t>
      </w:r>
    </w:p>
    <w:p w14:paraId="79182297" w14:textId="77777777" w:rsidR="00241AE2" w:rsidRPr="004E41DD" w:rsidRDefault="00241AE2" w:rsidP="00241AE2">
      <w:pPr>
        <w:spacing w:after="0"/>
        <w:rPr>
          <w:rFonts w:cstheme="minorHAnsi"/>
        </w:rPr>
      </w:pPr>
      <w:r w:rsidRPr="004E41DD">
        <w:rPr>
          <w:rFonts w:cstheme="minorHAnsi"/>
        </w:rPr>
        <w:t xml:space="preserve">D. Altérations de la réponse des cellules Bêta à l'insuline </w:t>
      </w:r>
    </w:p>
    <w:p w14:paraId="2DF3F12B" w14:textId="77777777" w:rsidR="00241AE2" w:rsidRPr="004E41DD" w:rsidRDefault="00241AE2" w:rsidP="00241AE2">
      <w:pPr>
        <w:spacing w:after="0"/>
        <w:rPr>
          <w:rFonts w:cstheme="minorHAnsi"/>
        </w:rPr>
      </w:pPr>
      <w:r w:rsidRPr="004E41DD">
        <w:rPr>
          <w:rFonts w:cstheme="minorHAnsi"/>
        </w:rPr>
        <w:t xml:space="preserve">E. Augmentation de la clairance hépatique de l'insuline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345EEA06"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0277D145"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D</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49A404F4"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Les cellules bêta ne répondent p</w:t>
            </w:r>
            <w:r w:rsidRPr="004E41DD">
              <w:rPr>
                <w:rFonts w:asciiTheme="minorHAnsi" w:hAnsiTheme="minorHAnsi" w:cstheme="minorHAnsi"/>
                <w:b/>
                <w:bCs/>
                <w:lang w:val="fr-FR"/>
              </w:rPr>
              <w:t>as à l'insuline, mais au glucose</w:t>
            </w:r>
            <w:r w:rsidRPr="004E41DD">
              <w:rPr>
                <w:rFonts w:asciiTheme="minorHAnsi" w:hAnsiTheme="minorHAnsi" w:cstheme="minorHAnsi"/>
                <w:lang w:val="fr-FR"/>
              </w:rPr>
              <w:t>. L'anomalie de la réponse des cellules bêta est à l'origine du DT2 (perte du pic précoce, réduction de la sécrétion basale, etc.)</w:t>
            </w:r>
          </w:p>
        </w:tc>
      </w:tr>
    </w:tbl>
    <w:p w14:paraId="3844A971" w14:textId="77777777" w:rsidR="00241AE2" w:rsidRPr="004E41DD" w:rsidRDefault="00241AE2" w:rsidP="00241AE2">
      <w:pPr>
        <w:spacing w:after="0"/>
        <w:rPr>
          <w:rFonts w:cstheme="minorHAnsi"/>
        </w:rPr>
      </w:pPr>
    </w:p>
    <w:p w14:paraId="3D2535E8" w14:textId="77777777" w:rsidR="00241AE2" w:rsidRDefault="00241AE2" w:rsidP="00241AE2">
      <w:pPr>
        <w:spacing w:after="0"/>
        <w:rPr>
          <w:b/>
          <w:bCs/>
        </w:rPr>
      </w:pPr>
      <w:r>
        <w:rPr>
          <w:b/>
          <w:bCs/>
        </w:rPr>
        <w:t>4. Dans le diabète de type 1 : (les RF) (P1 2025 T36)</w:t>
      </w:r>
    </w:p>
    <w:p w14:paraId="5791E7A9" w14:textId="77777777" w:rsidR="00241AE2" w:rsidRDefault="00241AE2" w:rsidP="00241AE2">
      <w:pPr>
        <w:spacing w:after="0"/>
      </w:pPr>
      <w:r>
        <w:t>1. Le diabète de type 1 idiopathique est le plus fréquente</w:t>
      </w:r>
    </w:p>
    <w:p w14:paraId="13712B32" w14:textId="77777777" w:rsidR="00241AE2" w:rsidRDefault="00241AE2" w:rsidP="00241AE2">
      <w:pPr>
        <w:spacing w:after="0"/>
      </w:pPr>
      <w:r>
        <w:t>2. Les ATCD familiaux dans le diabète de type 1 sont fréquents</w:t>
      </w:r>
    </w:p>
    <w:p w14:paraId="7792C6BF" w14:textId="77777777" w:rsidR="00241AE2" w:rsidRDefault="00241AE2" w:rsidP="00241AE2">
      <w:pPr>
        <w:spacing w:after="0"/>
      </w:pPr>
      <w:r>
        <w:t>3. Les complications dégénératives au diagnostic sont absentes.</w:t>
      </w:r>
    </w:p>
    <w:p w14:paraId="54DF8652" w14:textId="77777777" w:rsidR="00241AE2" w:rsidRDefault="00241AE2" w:rsidP="00241AE2">
      <w:pPr>
        <w:spacing w:after="0"/>
      </w:pPr>
      <w:r>
        <w:t>4. Poids ; Normal ou maigre ;</w:t>
      </w:r>
    </w:p>
    <w:p w14:paraId="1E30D839" w14:textId="77777777" w:rsidR="00241AE2" w:rsidRDefault="00241AE2" w:rsidP="00241AE2">
      <w:pPr>
        <w:spacing w:after="0"/>
      </w:pPr>
      <w:r>
        <w:t>5.</w:t>
      </w:r>
      <w:r w:rsidRPr="00970654">
        <w:t>la carence en</w:t>
      </w:r>
      <w:r>
        <w:t xml:space="preserve"> Insuline, risque d'évolution vers coma acido cétonique</w:t>
      </w:r>
    </w:p>
    <w:p w14:paraId="52E3D3C7" w14:textId="77777777" w:rsidR="00241AE2" w:rsidRDefault="00241AE2" w:rsidP="00241AE2">
      <w:pPr>
        <w:spacing w:after="0"/>
      </w:pPr>
      <w:r>
        <w:t xml:space="preserve">A. 1+2   B. 3+4   C. 1+5   D. 2+4   E. 2+5 </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5B8670E3" w14:textId="77777777" w:rsidTr="00773906">
        <w:tc>
          <w:tcPr>
            <w:tcW w:w="421" w:type="dxa"/>
          </w:tcPr>
          <w:p w14:paraId="094067AA" w14:textId="77777777" w:rsidR="00241AE2" w:rsidRDefault="00241AE2" w:rsidP="00773906">
            <w:pPr>
              <w:spacing w:line="23" w:lineRule="atLeast"/>
              <w:rPr>
                <w:rFonts w:ascii="sans-serif" w:eastAsia="sans-serif" w:hAnsi="sans-serif" w:cs="sans-serif"/>
                <w:color w:val="000000"/>
                <w:lang w:val="en-US"/>
              </w:rPr>
            </w:pPr>
            <w:r>
              <w:rPr>
                <w:rFonts w:ascii="sans-serif" w:eastAsia="sans-serif" w:hAnsi="sans-serif" w:cs="sans-serif"/>
                <w:b/>
                <w:bCs/>
                <w:color w:val="000000"/>
                <w:sz w:val="24"/>
                <w:szCs w:val="24"/>
                <w:lang w:val="en-US"/>
              </w:rPr>
              <w:t>A</w:t>
            </w:r>
          </w:p>
        </w:tc>
        <w:tc>
          <w:tcPr>
            <w:tcW w:w="9525" w:type="dxa"/>
          </w:tcPr>
          <w:p w14:paraId="06D5AD98" w14:textId="77777777" w:rsidR="00241AE2" w:rsidRDefault="00241AE2" w:rsidP="00773906">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1</w:t>
            </w:r>
            <w:r w:rsidRPr="00970654">
              <w:rPr>
                <w:rFonts w:ascii="sans-serif" w:eastAsia="sans-serif" w:hAnsi="sans-serif" w:cs="sans-serif"/>
                <w:color w:val="000000"/>
                <w:sz w:val="24"/>
                <w:szCs w:val="24"/>
                <w:lang w:eastAsia="zh-CN" w:bidi="ar"/>
              </w:rPr>
              <w:t> est faux : Le DT1 est majoritairement </w:t>
            </w:r>
            <w:r w:rsidRPr="00970654">
              <w:rPr>
                <w:rFonts w:ascii="sans-serif" w:eastAsia="sans-serif" w:hAnsi="sans-serif" w:cs="sans-serif"/>
                <w:b/>
                <w:bCs/>
                <w:color w:val="000000"/>
                <w:sz w:val="24"/>
                <w:szCs w:val="24"/>
                <w:lang w:eastAsia="zh-CN" w:bidi="ar"/>
              </w:rPr>
              <w:t>auto-immun</w:t>
            </w:r>
            <w:r w:rsidRPr="00970654">
              <w:rPr>
                <w:rFonts w:ascii="sans-serif" w:eastAsia="sans-serif" w:hAnsi="sans-serif" w:cs="sans-serif"/>
                <w:color w:val="000000"/>
                <w:sz w:val="24"/>
                <w:szCs w:val="24"/>
                <w:lang w:eastAsia="zh-CN" w:bidi="ar"/>
              </w:rPr>
              <w:t>, le DT1 idiopathique est rare. </w:t>
            </w:r>
          </w:p>
          <w:p w14:paraId="4E71429C" w14:textId="77777777" w:rsidR="00241AE2" w:rsidRDefault="00241AE2" w:rsidP="00773906">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2</w:t>
            </w:r>
            <w:r w:rsidRPr="00970654">
              <w:rPr>
                <w:rFonts w:ascii="sans-serif" w:eastAsia="sans-serif" w:hAnsi="sans-serif" w:cs="sans-serif"/>
                <w:color w:val="000000"/>
                <w:sz w:val="24"/>
                <w:szCs w:val="24"/>
                <w:lang w:eastAsia="zh-CN" w:bidi="ar"/>
              </w:rPr>
              <w:t> est faux : Les ATCD familiaux de DT1 sont rares (5-10%) , on les retrouves surtt dans le DT2 . </w:t>
            </w:r>
          </w:p>
          <w:p w14:paraId="6A1542D2" w14:textId="77777777" w:rsidR="00241AE2" w:rsidRDefault="00241AE2" w:rsidP="00773906">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3</w:t>
            </w:r>
            <w:r w:rsidRPr="00970654">
              <w:rPr>
                <w:rFonts w:ascii="sans-serif" w:eastAsia="sans-serif" w:hAnsi="sans-serif" w:cs="sans-serif"/>
                <w:color w:val="000000"/>
                <w:sz w:val="24"/>
                <w:szCs w:val="24"/>
                <w:lang w:eastAsia="zh-CN" w:bidi="ar"/>
              </w:rPr>
              <w:t> est vrai : Les complications dégénératives (micro/macroangiopathie) sont </w:t>
            </w:r>
            <w:r w:rsidRPr="00970654">
              <w:rPr>
                <w:rFonts w:ascii="sans-serif" w:eastAsia="sans-serif" w:hAnsi="sans-serif" w:cs="sans-serif"/>
                <w:b/>
                <w:bCs/>
                <w:color w:val="000000"/>
                <w:sz w:val="24"/>
                <w:szCs w:val="24"/>
                <w:lang w:eastAsia="zh-CN" w:bidi="ar"/>
              </w:rPr>
              <w:t>absentes au diagnostic</w:t>
            </w:r>
            <w:r w:rsidRPr="00970654">
              <w:rPr>
                <w:rFonts w:ascii="sans-serif" w:eastAsia="sans-serif" w:hAnsi="sans-serif" w:cs="sans-serif"/>
                <w:color w:val="000000"/>
                <w:sz w:val="24"/>
                <w:szCs w:val="24"/>
                <w:lang w:eastAsia="zh-CN" w:bidi="ar"/>
              </w:rPr>
              <w:t> (contrairement au DT2). </w:t>
            </w:r>
          </w:p>
          <w:p w14:paraId="4CB15E8F" w14:textId="77777777" w:rsidR="00241AE2" w:rsidRDefault="00241AE2" w:rsidP="00773906">
            <w:pPr>
              <w:spacing w:line="23" w:lineRule="atLeast"/>
              <w:rPr>
                <w:rFonts w:ascii="sans-serif" w:eastAsia="sans-serif" w:hAnsi="sans-serif" w:cs="sans-serif"/>
                <w:color w:val="000000"/>
                <w:sz w:val="24"/>
                <w:szCs w:val="24"/>
                <w:lang w:eastAsia="zh-CN" w:bidi="ar"/>
              </w:rPr>
            </w:pPr>
            <w:r w:rsidRPr="00970654">
              <w:rPr>
                <w:rFonts w:ascii="sans-serif" w:eastAsia="sans-serif" w:hAnsi="sans-serif" w:cs="sans-serif"/>
                <w:b/>
                <w:bCs/>
                <w:color w:val="000000"/>
                <w:sz w:val="24"/>
                <w:szCs w:val="24"/>
                <w:lang w:eastAsia="zh-CN" w:bidi="ar"/>
              </w:rPr>
              <w:t>4</w:t>
            </w:r>
            <w:r w:rsidRPr="00970654">
              <w:rPr>
                <w:rFonts w:ascii="sans-serif" w:eastAsia="sans-serif" w:hAnsi="sans-serif" w:cs="sans-serif"/>
                <w:color w:val="000000"/>
                <w:sz w:val="24"/>
                <w:szCs w:val="24"/>
                <w:lang w:eastAsia="zh-CN" w:bidi="ar"/>
              </w:rPr>
              <w:t> est vrai : Le poids est normal ou maigre. </w:t>
            </w:r>
          </w:p>
          <w:p w14:paraId="4B857FD8"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b/>
                <w:bCs/>
                <w:color w:val="000000"/>
                <w:sz w:val="24"/>
                <w:szCs w:val="24"/>
                <w:lang w:eastAsia="zh-CN" w:bidi="ar"/>
              </w:rPr>
              <w:t>5</w:t>
            </w:r>
            <w:r w:rsidRPr="00970654">
              <w:rPr>
                <w:rFonts w:ascii="sans-serif" w:eastAsia="sans-serif" w:hAnsi="sans-serif" w:cs="sans-serif"/>
                <w:color w:val="000000"/>
                <w:sz w:val="24"/>
                <w:szCs w:val="24"/>
                <w:lang w:eastAsia="zh-CN" w:bidi="ar"/>
              </w:rPr>
              <w:t> est vrai : La carence en insuline (Diabète de type 1) expose toujours au risque de </w:t>
            </w:r>
            <w:r w:rsidRPr="00970654">
              <w:rPr>
                <w:rFonts w:ascii="sans-serif" w:eastAsia="sans-serif" w:hAnsi="sans-serif" w:cs="sans-serif"/>
                <w:b/>
                <w:bCs/>
                <w:color w:val="000000"/>
                <w:sz w:val="24"/>
                <w:szCs w:val="24"/>
                <w:lang w:eastAsia="zh-CN" w:bidi="ar"/>
              </w:rPr>
              <w:t>coma acido-cétonique</w:t>
            </w:r>
            <w:r w:rsidRPr="00970654">
              <w:rPr>
                <w:rFonts w:ascii="sans-serif" w:eastAsia="sans-serif" w:hAnsi="sans-serif" w:cs="sans-serif"/>
                <w:color w:val="000000"/>
                <w:sz w:val="24"/>
                <w:szCs w:val="24"/>
                <w:lang w:eastAsia="zh-CN" w:bidi="ar"/>
              </w:rPr>
              <w:t>.</w:t>
            </w:r>
          </w:p>
        </w:tc>
      </w:tr>
    </w:tbl>
    <w:p w14:paraId="4FA59220" w14:textId="77777777" w:rsidR="00241AE2" w:rsidRDefault="00241AE2" w:rsidP="00241AE2">
      <w:pPr>
        <w:spacing w:after="0"/>
      </w:pPr>
    </w:p>
    <w:p w14:paraId="1DE3B16A" w14:textId="77777777" w:rsidR="00241AE2" w:rsidRDefault="00241AE2" w:rsidP="00241AE2">
      <w:pPr>
        <w:spacing w:after="0"/>
        <w:rPr>
          <w:b/>
          <w:bCs/>
        </w:rPr>
      </w:pPr>
      <w:r>
        <w:rPr>
          <w:b/>
          <w:bCs/>
        </w:rPr>
        <w:lastRenderedPageBreak/>
        <w:t>5. Concernant le diabète insipide : (la RF) (P1 2025 T27)</w:t>
      </w:r>
    </w:p>
    <w:p w14:paraId="4319F68A" w14:textId="77777777" w:rsidR="00241AE2" w:rsidRDefault="00241AE2" w:rsidP="00241AE2">
      <w:pPr>
        <w:spacing w:after="0"/>
      </w:pPr>
      <w:r>
        <w:t>A. Se caractérise par une polyurie polydipsie.</w:t>
      </w:r>
    </w:p>
    <w:p w14:paraId="5613ED77" w14:textId="77777777" w:rsidR="00241AE2" w:rsidRDefault="00241AE2" w:rsidP="00241AE2">
      <w:pPr>
        <w:spacing w:after="0"/>
      </w:pPr>
      <w:r>
        <w:t>B. La polyurie est faite d'urines hypotoniques</w:t>
      </w:r>
    </w:p>
    <w:p w14:paraId="5589C632" w14:textId="77777777" w:rsidR="00241AE2" w:rsidRDefault="00241AE2" w:rsidP="00241AE2">
      <w:pPr>
        <w:spacing w:after="0"/>
      </w:pPr>
      <w:r>
        <w:t>C. Il est toujours dû à une carence en ADH.</w:t>
      </w:r>
    </w:p>
    <w:p w14:paraId="21854F72" w14:textId="77777777" w:rsidR="00241AE2" w:rsidRDefault="00241AE2" w:rsidP="00241AE2">
      <w:pPr>
        <w:spacing w:after="0"/>
      </w:pPr>
      <w:r>
        <w:t>D. Le traitement fait appel à la desmopressine.</w:t>
      </w:r>
    </w:p>
    <w:p w14:paraId="124595BE" w14:textId="77777777" w:rsidR="00241AE2" w:rsidRDefault="00241AE2" w:rsidP="00241AE2">
      <w:pPr>
        <w:spacing w:after="0"/>
      </w:pPr>
      <w:r>
        <w:t>E. Pour poser Ie diagnostic on a parfois recours d’une épreuve de restriction hydrique</w:t>
      </w:r>
    </w:p>
    <w:tbl>
      <w:tblPr>
        <w:tblStyle w:val="TableGrid"/>
        <w:tblW w:w="9946" w:type="dxa"/>
        <w:tblInd w:w="0" w:type="dxa"/>
        <w:tblLayout w:type="fixed"/>
        <w:tblLook w:val="04A0" w:firstRow="1" w:lastRow="0" w:firstColumn="1" w:lastColumn="0" w:noHBand="0" w:noVBand="1"/>
      </w:tblPr>
      <w:tblGrid>
        <w:gridCol w:w="562"/>
        <w:gridCol w:w="9384"/>
      </w:tblGrid>
      <w:tr w:rsidR="00241AE2" w14:paraId="3916DD02" w14:textId="77777777" w:rsidTr="00773906">
        <w:tc>
          <w:tcPr>
            <w:tcW w:w="562" w:type="dxa"/>
          </w:tcPr>
          <w:p w14:paraId="128E5EE3"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C</w:t>
            </w:r>
          </w:p>
        </w:tc>
        <w:tc>
          <w:tcPr>
            <w:tcW w:w="9384" w:type="dxa"/>
          </w:tcPr>
          <w:p w14:paraId="7ADADB2A"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Le diabète insipide se manifeste par une polyurie massive faite d'urines hypotoniques (</w:t>
            </w:r>
            <w:r w:rsidRPr="00970654">
              <w:rPr>
                <w:rFonts w:ascii="sans-serif" w:eastAsia="sans-serif" w:hAnsi="sans-serif" w:cs="sans-serif"/>
                <w:b/>
                <w:bCs/>
                <w:color w:val="000000"/>
                <w:sz w:val="24"/>
                <w:szCs w:val="24"/>
                <w:lang w:eastAsia="zh-CN" w:bidi="ar"/>
              </w:rPr>
              <w:t>A, B</w:t>
            </w:r>
            <w:r w:rsidRPr="00970654">
              <w:rPr>
                <w:rFonts w:ascii="sans-serif" w:eastAsia="sans-serif" w:hAnsi="sans-serif" w:cs="sans-serif"/>
                <w:color w:val="000000"/>
                <w:sz w:val="24"/>
                <w:szCs w:val="24"/>
                <w:lang w:eastAsia="zh-CN" w:bidi="ar"/>
              </w:rPr>
              <w:t>), et le diagnostic nécessite l'épreuve de restriction hydrique (</w:t>
            </w:r>
            <w:r w:rsidRPr="00970654">
              <w:rPr>
                <w:rFonts w:ascii="sans-serif" w:eastAsia="sans-serif" w:hAnsi="sans-serif" w:cs="sans-serif"/>
                <w:b/>
                <w:bCs/>
                <w:color w:val="000000"/>
                <w:sz w:val="24"/>
                <w:szCs w:val="24"/>
                <w:lang w:eastAsia="zh-CN" w:bidi="ar"/>
              </w:rPr>
              <w:t>E</w:t>
            </w:r>
            <w:r w:rsidRPr="00970654">
              <w:rPr>
                <w:rFonts w:ascii="sans-serif" w:eastAsia="sans-serif" w:hAnsi="sans-serif" w:cs="sans-serif"/>
                <w:color w:val="000000"/>
                <w:sz w:val="24"/>
                <w:szCs w:val="24"/>
                <w:lang w:eastAsia="zh-CN" w:bidi="ar"/>
              </w:rPr>
              <w:t>). Le traitement repose sur la Desmopressine (analogue de l'ADH)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est faux : Il peut être dû à une carence en ADH (</w:t>
            </w:r>
            <w:r w:rsidRPr="00970654">
              <w:rPr>
                <w:rFonts w:ascii="sans-serif" w:eastAsia="sans-serif" w:hAnsi="sans-serif" w:cs="sans-serif"/>
                <w:b/>
                <w:bCs/>
                <w:color w:val="000000"/>
                <w:sz w:val="24"/>
                <w:szCs w:val="24"/>
                <w:lang w:eastAsia="zh-CN" w:bidi="ar"/>
              </w:rPr>
              <w:t>central</w:t>
            </w:r>
            <w:r w:rsidRPr="00970654">
              <w:rPr>
                <w:rFonts w:ascii="sans-serif" w:eastAsia="sans-serif" w:hAnsi="sans-serif" w:cs="sans-serif"/>
                <w:color w:val="000000"/>
                <w:sz w:val="24"/>
                <w:szCs w:val="24"/>
                <w:lang w:eastAsia="zh-CN" w:bidi="ar"/>
              </w:rPr>
              <w:t>) OU à une </w:t>
            </w:r>
            <w:r w:rsidRPr="00970654">
              <w:rPr>
                <w:rFonts w:ascii="sans-serif" w:eastAsia="sans-serif" w:hAnsi="sans-serif" w:cs="sans-serif"/>
                <w:b/>
                <w:bCs/>
                <w:color w:val="000000"/>
                <w:sz w:val="24"/>
                <w:szCs w:val="24"/>
                <w:lang w:eastAsia="zh-CN" w:bidi="ar"/>
              </w:rPr>
              <w:t>résistance rénale à l'ADH</w:t>
            </w:r>
            <w:r w:rsidRPr="00970654">
              <w:rPr>
                <w:rFonts w:ascii="sans-serif" w:eastAsia="sans-serif" w:hAnsi="sans-serif" w:cs="sans-serif"/>
                <w:color w:val="000000"/>
                <w:sz w:val="24"/>
                <w:szCs w:val="24"/>
                <w:lang w:eastAsia="zh-CN" w:bidi="ar"/>
              </w:rPr>
              <w:t>(</w:t>
            </w:r>
            <w:r w:rsidRPr="00970654">
              <w:rPr>
                <w:rFonts w:ascii="sans-serif" w:eastAsia="sans-serif" w:hAnsi="sans-serif" w:cs="sans-serif"/>
                <w:b/>
                <w:bCs/>
                <w:color w:val="000000"/>
                <w:sz w:val="24"/>
                <w:szCs w:val="24"/>
                <w:lang w:eastAsia="zh-CN" w:bidi="ar"/>
              </w:rPr>
              <w:t>néphrogénique</w:t>
            </w:r>
            <w:r w:rsidRPr="00970654">
              <w:rPr>
                <w:rFonts w:ascii="sans-serif" w:eastAsia="sans-serif" w:hAnsi="sans-serif" w:cs="sans-serif"/>
                <w:color w:val="000000"/>
                <w:sz w:val="24"/>
                <w:szCs w:val="24"/>
                <w:lang w:eastAsia="zh-CN" w:bidi="ar"/>
              </w:rPr>
              <w:t>).</w:t>
            </w:r>
          </w:p>
        </w:tc>
      </w:tr>
    </w:tbl>
    <w:p w14:paraId="3D296E38" w14:textId="77777777" w:rsidR="00241AE2" w:rsidRDefault="00241AE2" w:rsidP="00241AE2">
      <w:pPr>
        <w:spacing w:after="0"/>
      </w:pPr>
    </w:p>
    <w:p w14:paraId="797621AC"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6</w:t>
      </w:r>
      <w:r w:rsidRPr="00C77F5E">
        <w:rPr>
          <w:rFonts w:ascii="Calibri" w:hAnsi="Calibri" w:cs="Calibri"/>
          <w:b/>
          <w:bCs/>
        </w:rPr>
        <w:t>. Les causes du diabète secondaire à une pancréatopathie exocrine : réponse fausse(RATT 2024 T14)</w:t>
      </w:r>
    </w:p>
    <w:p w14:paraId="43F6C0B1"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rPr>
        <w:t>A. Pancréatite aigue.</w:t>
      </w:r>
    </w:p>
    <w:p w14:paraId="6C4B0DDB"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Cancer du pancréas.</w:t>
      </w:r>
    </w:p>
    <w:p w14:paraId="165F764F"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Mucoviscidose.</w:t>
      </w:r>
    </w:p>
    <w:p w14:paraId="674A6FF7"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Hémochromatose.</w:t>
      </w:r>
    </w:p>
    <w:p w14:paraId="2DB64A9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Glucagonome.</w:t>
      </w:r>
    </w:p>
    <w:tbl>
      <w:tblPr>
        <w:tblStyle w:val="TableGrid"/>
        <w:tblW w:w="9615" w:type="dxa"/>
        <w:tblInd w:w="-5" w:type="dxa"/>
        <w:tblLook w:val="04A0" w:firstRow="1" w:lastRow="0" w:firstColumn="1" w:lastColumn="0" w:noHBand="0" w:noVBand="1"/>
      </w:tblPr>
      <w:tblGrid>
        <w:gridCol w:w="630"/>
        <w:gridCol w:w="8985"/>
      </w:tblGrid>
      <w:tr w:rsidR="00241AE2" w:rsidRPr="00C77F5E" w14:paraId="6974F4CF" w14:textId="77777777" w:rsidTr="00773906">
        <w:trPr>
          <w:trHeight w:val="282"/>
        </w:trPr>
        <w:tc>
          <w:tcPr>
            <w:tcW w:w="630" w:type="dxa"/>
          </w:tcPr>
          <w:p w14:paraId="455795D6" w14:textId="77777777" w:rsidR="00241AE2" w:rsidRPr="00C77F5E" w:rsidRDefault="00241AE2" w:rsidP="00773906">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E</w:t>
            </w:r>
          </w:p>
        </w:tc>
        <w:tc>
          <w:tcPr>
            <w:tcW w:w="8985" w:type="dxa"/>
          </w:tcPr>
          <w:p w14:paraId="4C1C0191"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-Le glucagonome est une pancreatopathie endocrine et non pas exocrine</w:t>
            </w:r>
          </w:p>
        </w:tc>
      </w:tr>
    </w:tbl>
    <w:p w14:paraId="46E0A0EF" w14:textId="77777777" w:rsidR="00241AE2" w:rsidRPr="00C77F5E" w:rsidRDefault="00241AE2" w:rsidP="00241AE2">
      <w:pPr>
        <w:spacing w:line="20" w:lineRule="atLeast"/>
        <w:contextualSpacing/>
        <w:rPr>
          <w:rFonts w:ascii="Calibri" w:hAnsi="Calibri" w:cs="Calibri"/>
          <w:b/>
          <w:bCs/>
        </w:rPr>
      </w:pPr>
    </w:p>
    <w:p w14:paraId="328AD4B4"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7</w:t>
      </w:r>
      <w:r w:rsidRPr="00C77F5E">
        <w:rPr>
          <w:rFonts w:ascii="Calibri" w:hAnsi="Calibri" w:cs="Calibri"/>
          <w:b/>
          <w:bCs/>
        </w:rPr>
        <w:t>. Dans le diabète de type 1 (Réponses fausses) : (RATT 2024 T13)</w:t>
      </w:r>
    </w:p>
    <w:p w14:paraId="130EDC1A"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rPr>
        <w:t>1. Le diabète de type 1 idiopathique est le plus fréquent.</w:t>
      </w:r>
    </w:p>
    <w:p w14:paraId="3C1E9BB3"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rPr>
        <w:t>2. Les antécédents familiaux dans le diabète de type 1 sont fréquents.</w:t>
      </w:r>
    </w:p>
    <w:p w14:paraId="7D47FC16"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3. Les complications dégénératives au diagnostic sont absentes.</w:t>
      </w:r>
    </w:p>
    <w:p w14:paraId="4D9EE4EF"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4. Poids normal ou maigreur.</w:t>
      </w:r>
    </w:p>
    <w:p w14:paraId="63C171EC"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5. Sans insuline, risque d'évolution vers coma acidocétosique.</w:t>
      </w:r>
    </w:p>
    <w:p w14:paraId="0F3C676B"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(1+2)   B. (3+4)   C. (1+5)   D. (2+4)   E. (2+5)</w:t>
      </w:r>
    </w:p>
    <w:tbl>
      <w:tblPr>
        <w:tblStyle w:val="TableGrid"/>
        <w:tblW w:w="9615" w:type="dxa"/>
        <w:tblInd w:w="-5" w:type="dxa"/>
        <w:tblLook w:val="04A0" w:firstRow="1" w:lastRow="0" w:firstColumn="1" w:lastColumn="0" w:noHBand="0" w:noVBand="1"/>
      </w:tblPr>
      <w:tblGrid>
        <w:gridCol w:w="630"/>
        <w:gridCol w:w="8985"/>
      </w:tblGrid>
      <w:tr w:rsidR="00241AE2" w:rsidRPr="00C77F5E" w14:paraId="7E26A24A" w14:textId="77777777" w:rsidTr="00773906">
        <w:trPr>
          <w:trHeight w:val="577"/>
        </w:trPr>
        <w:tc>
          <w:tcPr>
            <w:tcW w:w="630" w:type="dxa"/>
          </w:tcPr>
          <w:p w14:paraId="1B5830F1" w14:textId="77777777" w:rsidR="00241AE2" w:rsidRPr="00C77F5E" w:rsidRDefault="00241AE2" w:rsidP="00773906">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A</w:t>
            </w:r>
          </w:p>
        </w:tc>
        <w:tc>
          <w:tcPr>
            <w:tcW w:w="8985" w:type="dxa"/>
          </w:tcPr>
          <w:p w14:paraId="215A4274"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xml:space="preserve">-le diabète de type1 auto-immun est plus fréquent, il représente plus de 90% des cas </w:t>
            </w:r>
          </w:p>
          <w:p w14:paraId="1EB418C3"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xml:space="preserve">-Dans 85% des cas de diabète de type 1 il n’existe pas d’antécédents familiaux de diabète de type 1  </w:t>
            </w:r>
          </w:p>
        </w:tc>
      </w:tr>
    </w:tbl>
    <w:p w14:paraId="2B2CEC97" w14:textId="77777777" w:rsidR="00241AE2" w:rsidRPr="00C77F5E" w:rsidRDefault="00241AE2" w:rsidP="00241AE2">
      <w:pPr>
        <w:spacing w:after="0"/>
        <w:rPr>
          <w:rFonts w:ascii="Calibri" w:eastAsia="Times New Roman" w:hAnsi="Calibri" w:cs="Calibri"/>
          <w:b/>
          <w:bCs/>
          <w:color w:val="000000"/>
          <w:lang w:eastAsia="fr-FR"/>
        </w:rPr>
      </w:pPr>
    </w:p>
    <w:p w14:paraId="757D327F"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8</w:t>
      </w:r>
      <w:r w:rsidRPr="00C77F5E">
        <w:rPr>
          <w:rFonts w:ascii="Calibri" w:eastAsia="Times New Roman" w:hAnsi="Calibri" w:cs="Calibri"/>
          <w:b/>
          <w:bCs/>
          <w:color w:val="000000"/>
          <w:lang w:eastAsia="fr-FR"/>
        </w:rPr>
        <w:t>. L'association diabète de type 1 et hyperthyroïdie auto-immune évoque :  (P3 2024 T7)</w:t>
      </w:r>
    </w:p>
    <w:p w14:paraId="5F072394"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Une néoplasie endocrine multiple type 1 (NEM 1). </w:t>
      </w:r>
    </w:p>
    <w:p w14:paraId="2FECBEE8"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Une néoplasie endocrine multiple type 2A (NEM 2A). </w:t>
      </w:r>
    </w:p>
    <w:p w14:paraId="28649177"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 Une néoplasie endocrine multiple type 2B (NEM 2B). </w:t>
      </w:r>
    </w:p>
    <w:p w14:paraId="352D4B23"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D. Une polyendocrinopathie auto-immune type 1 (PEA type 1). </w:t>
      </w:r>
    </w:p>
    <w:p w14:paraId="25A84D71"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Une polyendocrinopathie auto-immune type 2 (PEA type 2). </w:t>
      </w:r>
    </w:p>
    <w:tbl>
      <w:tblPr>
        <w:tblStyle w:val="TableGrid"/>
        <w:tblW w:w="0" w:type="auto"/>
        <w:tblInd w:w="0" w:type="dxa"/>
        <w:tblLook w:val="04A0" w:firstRow="1" w:lastRow="0" w:firstColumn="1" w:lastColumn="0" w:noHBand="0" w:noVBand="1"/>
      </w:tblPr>
      <w:tblGrid>
        <w:gridCol w:w="850"/>
        <w:gridCol w:w="8498"/>
      </w:tblGrid>
      <w:tr w:rsidR="00241AE2" w:rsidRPr="00C77F5E" w14:paraId="3D180319" w14:textId="77777777" w:rsidTr="00773906">
        <w:tc>
          <w:tcPr>
            <w:tcW w:w="850" w:type="dxa"/>
          </w:tcPr>
          <w:p w14:paraId="44AFA5B8"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E</w:t>
            </w:r>
          </w:p>
        </w:tc>
        <w:tc>
          <w:tcPr>
            <w:tcW w:w="8498" w:type="dxa"/>
          </w:tcPr>
          <w:p w14:paraId="21754A21"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La polyendocrinopathie auto-immune de type 2 appelée également syndrome de Schmidt est une maladie génétique autosomique dominante se manifestant essentiellement par une insuffisance surrénalienne, une maladie thyroïdienne auto-immune (tel que la maladie de Basedow, la thyroïdite de Hashimoto) et/ou un diabète de type 1.</w:t>
            </w:r>
          </w:p>
          <w:p w14:paraId="2BA99600"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Elle peut aussi s'accompagner d'hypogonadisme, d'hypoparathyroïdie, d'hépatite auto-immune, de vitiligo, de gastrite auto-immune et d'une myasthénie grave.</w:t>
            </w:r>
          </w:p>
          <w:p w14:paraId="23EC58D1"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C'est une maladie polygénique qui n'a été associée à aucun gène particulier</w:t>
            </w:r>
          </w:p>
        </w:tc>
      </w:tr>
    </w:tbl>
    <w:p w14:paraId="5D3BA042" w14:textId="77777777" w:rsidR="00241AE2" w:rsidRPr="00C77F5E" w:rsidRDefault="00241AE2" w:rsidP="00241AE2">
      <w:pPr>
        <w:spacing w:after="0"/>
        <w:rPr>
          <w:rFonts w:ascii="Calibri" w:hAnsi="Calibri" w:cs="Calibri"/>
          <w:b/>
          <w:bCs/>
        </w:rPr>
      </w:pPr>
    </w:p>
    <w:p w14:paraId="537FFD6F" w14:textId="77777777" w:rsidR="00241AE2" w:rsidRPr="00C77F5E" w:rsidRDefault="00241AE2" w:rsidP="00241AE2">
      <w:pPr>
        <w:spacing w:after="0"/>
        <w:rPr>
          <w:rFonts w:ascii="Calibri" w:hAnsi="Calibri" w:cs="Calibri"/>
          <w:b/>
          <w:bCs/>
        </w:rPr>
      </w:pPr>
      <w:r>
        <w:rPr>
          <w:rFonts w:ascii="Calibri" w:hAnsi="Calibri" w:cs="Calibri"/>
          <w:b/>
          <w:bCs/>
        </w:rPr>
        <w:t>9</w:t>
      </w:r>
      <w:r w:rsidRPr="00C77F5E">
        <w:rPr>
          <w:rFonts w:ascii="Calibri" w:hAnsi="Calibri" w:cs="Calibri"/>
          <w:b/>
          <w:bCs/>
        </w:rPr>
        <w:t>. Les causes du diabète secondaire à une pancréatopathie exocrine : réponse Fausse. (P2 2024 T40)</w:t>
      </w:r>
    </w:p>
    <w:p w14:paraId="702A7605" w14:textId="77777777" w:rsidR="00241AE2" w:rsidRPr="00C77F5E" w:rsidRDefault="00241AE2" w:rsidP="00241AE2">
      <w:pPr>
        <w:spacing w:after="0"/>
        <w:rPr>
          <w:rFonts w:ascii="Calibri" w:hAnsi="Calibri" w:cs="Calibri"/>
        </w:rPr>
      </w:pPr>
      <w:r w:rsidRPr="00C77F5E">
        <w:rPr>
          <w:rFonts w:ascii="Calibri" w:hAnsi="Calibri" w:cs="Calibri"/>
        </w:rPr>
        <w:t>A- Pancréatite aigue</w:t>
      </w:r>
    </w:p>
    <w:p w14:paraId="27FE90D5" w14:textId="77777777" w:rsidR="00241AE2" w:rsidRPr="00C77F5E" w:rsidRDefault="00241AE2" w:rsidP="00241AE2">
      <w:pPr>
        <w:spacing w:after="0"/>
        <w:rPr>
          <w:rFonts w:ascii="Calibri" w:hAnsi="Calibri" w:cs="Calibri"/>
        </w:rPr>
      </w:pPr>
      <w:r w:rsidRPr="00C77F5E">
        <w:rPr>
          <w:rFonts w:ascii="Calibri" w:hAnsi="Calibri" w:cs="Calibri"/>
        </w:rPr>
        <w:t>B. Cancer du pancréas.</w:t>
      </w:r>
    </w:p>
    <w:p w14:paraId="6C070E52" w14:textId="77777777" w:rsidR="00241AE2" w:rsidRPr="00C77F5E" w:rsidRDefault="00241AE2" w:rsidP="00241AE2">
      <w:pPr>
        <w:spacing w:after="0"/>
        <w:rPr>
          <w:rFonts w:ascii="Calibri" w:hAnsi="Calibri" w:cs="Calibri"/>
        </w:rPr>
      </w:pPr>
      <w:r w:rsidRPr="00C77F5E">
        <w:rPr>
          <w:rFonts w:ascii="Calibri" w:hAnsi="Calibri" w:cs="Calibri"/>
        </w:rPr>
        <w:t>C- Mucoviscidose</w:t>
      </w:r>
    </w:p>
    <w:p w14:paraId="65BD62E9" w14:textId="77777777" w:rsidR="00241AE2" w:rsidRPr="00C77F5E" w:rsidRDefault="00241AE2" w:rsidP="00241AE2">
      <w:pPr>
        <w:spacing w:after="0"/>
        <w:rPr>
          <w:rFonts w:ascii="Calibri" w:hAnsi="Calibri" w:cs="Calibri"/>
        </w:rPr>
      </w:pPr>
      <w:r w:rsidRPr="00C77F5E">
        <w:rPr>
          <w:rFonts w:ascii="Calibri" w:hAnsi="Calibri" w:cs="Calibri"/>
        </w:rPr>
        <w:lastRenderedPageBreak/>
        <w:t>D- Hémochromatose.</w:t>
      </w:r>
    </w:p>
    <w:p w14:paraId="2D88800E" w14:textId="77777777" w:rsidR="00241AE2" w:rsidRPr="00C77F5E" w:rsidRDefault="00241AE2" w:rsidP="00241AE2">
      <w:pPr>
        <w:spacing w:after="0"/>
        <w:rPr>
          <w:rFonts w:ascii="Calibri" w:hAnsi="Calibri" w:cs="Calibri"/>
        </w:rPr>
      </w:pPr>
      <w:r w:rsidRPr="00C77F5E">
        <w:rPr>
          <w:rFonts w:ascii="Calibri" w:hAnsi="Calibri" w:cs="Calibri"/>
        </w:rPr>
        <w:t>E- Glucagonome.</w:t>
      </w:r>
    </w:p>
    <w:tbl>
      <w:tblPr>
        <w:tblStyle w:val="TableGrid"/>
        <w:tblW w:w="0" w:type="auto"/>
        <w:tblInd w:w="0" w:type="dxa"/>
        <w:tblLook w:val="04A0" w:firstRow="1" w:lastRow="0" w:firstColumn="1" w:lastColumn="0" w:noHBand="0" w:noVBand="1"/>
      </w:tblPr>
      <w:tblGrid>
        <w:gridCol w:w="805"/>
        <w:gridCol w:w="9389"/>
      </w:tblGrid>
      <w:tr w:rsidR="00241AE2" w:rsidRPr="00C77F5E" w14:paraId="39684EDD" w14:textId="77777777" w:rsidTr="00773906">
        <w:tc>
          <w:tcPr>
            <w:tcW w:w="805" w:type="dxa"/>
          </w:tcPr>
          <w:p w14:paraId="68A552C7" w14:textId="77777777" w:rsidR="00241AE2" w:rsidRPr="00C77F5E" w:rsidRDefault="00241AE2" w:rsidP="00773906">
            <w:pPr>
              <w:rPr>
                <w:rFonts w:ascii="Calibri" w:hAnsi="Calibri" w:cs="Calibri"/>
              </w:rPr>
            </w:pPr>
            <w:r w:rsidRPr="00C77F5E">
              <w:rPr>
                <w:rFonts w:ascii="Calibri" w:hAnsi="Calibri" w:cs="Calibri"/>
                <w:b/>
                <w:bCs/>
                <w:sz w:val="24"/>
                <w:szCs w:val="24"/>
              </w:rPr>
              <w:t>E</w:t>
            </w:r>
          </w:p>
        </w:tc>
        <w:tc>
          <w:tcPr>
            <w:tcW w:w="9389" w:type="dxa"/>
          </w:tcPr>
          <w:p w14:paraId="29659741" w14:textId="77777777" w:rsidR="00241AE2" w:rsidRPr="00C77F5E" w:rsidRDefault="00241AE2" w:rsidP="00773906">
            <w:pPr>
              <w:rPr>
                <w:rFonts w:ascii="Calibri" w:hAnsi="Calibri" w:cs="Calibri"/>
              </w:rPr>
            </w:pPr>
            <w:r w:rsidRPr="00C77F5E">
              <w:rPr>
                <w:rFonts w:ascii="Calibri" w:hAnsi="Calibri" w:cs="Calibri"/>
              </w:rPr>
              <w:t xml:space="preserve">Le glucagonome est une pancreatopathie endocrine et non pas exocrine </w:t>
            </w:r>
          </w:p>
        </w:tc>
      </w:tr>
    </w:tbl>
    <w:p w14:paraId="71A63B3D" w14:textId="77777777" w:rsidR="00241AE2" w:rsidRPr="00C77F5E" w:rsidRDefault="00241AE2" w:rsidP="00241AE2">
      <w:pPr>
        <w:spacing w:after="0"/>
        <w:rPr>
          <w:rFonts w:ascii="Calibri" w:hAnsi="Calibri" w:cs="Calibri"/>
          <w:b/>
          <w:bCs/>
        </w:rPr>
      </w:pPr>
    </w:p>
    <w:p w14:paraId="113B93E4" w14:textId="77777777" w:rsidR="00241AE2" w:rsidRPr="00C77F5E" w:rsidRDefault="00241AE2" w:rsidP="00241AE2">
      <w:pPr>
        <w:spacing w:after="0"/>
        <w:rPr>
          <w:rFonts w:ascii="Calibri" w:hAnsi="Calibri" w:cs="Calibri"/>
          <w:b/>
          <w:bCs/>
        </w:rPr>
      </w:pPr>
      <w:r>
        <w:rPr>
          <w:rFonts w:ascii="Calibri" w:hAnsi="Calibri" w:cs="Calibri"/>
          <w:b/>
          <w:bCs/>
        </w:rPr>
        <w:t>10</w:t>
      </w:r>
      <w:r w:rsidRPr="00C77F5E">
        <w:rPr>
          <w:rFonts w:ascii="Calibri" w:hAnsi="Calibri" w:cs="Calibri"/>
          <w:b/>
          <w:bCs/>
        </w:rPr>
        <w:t>. La physiopathologie du diabète de type 2 comprend : (P2 2024 T29)</w:t>
      </w:r>
    </w:p>
    <w:p w14:paraId="35A547B4" w14:textId="77777777" w:rsidR="00241AE2" w:rsidRPr="00C77F5E" w:rsidRDefault="00241AE2" w:rsidP="00241AE2">
      <w:pPr>
        <w:spacing w:after="0"/>
        <w:rPr>
          <w:rFonts w:ascii="Calibri" w:hAnsi="Calibri" w:cs="Calibri"/>
        </w:rPr>
      </w:pPr>
      <w:r w:rsidRPr="00C77F5E">
        <w:rPr>
          <w:rFonts w:ascii="Calibri" w:hAnsi="Calibri" w:cs="Calibri"/>
        </w:rPr>
        <w:t>A- Une carence en insuline de façon isolée.</w:t>
      </w:r>
    </w:p>
    <w:p w14:paraId="20BC8EDF" w14:textId="77777777" w:rsidR="00241AE2" w:rsidRPr="00C77F5E" w:rsidRDefault="00241AE2" w:rsidP="00241AE2">
      <w:pPr>
        <w:spacing w:after="0"/>
        <w:rPr>
          <w:rFonts w:ascii="Calibri" w:hAnsi="Calibri" w:cs="Calibri"/>
        </w:rPr>
      </w:pPr>
      <w:r w:rsidRPr="00C77F5E">
        <w:rPr>
          <w:rFonts w:ascii="Calibri" w:hAnsi="Calibri" w:cs="Calibri"/>
        </w:rPr>
        <w:t>B- Une résistance à l'insuline de façon isolée.</w:t>
      </w:r>
    </w:p>
    <w:p w14:paraId="7CC1C99D" w14:textId="77777777" w:rsidR="00241AE2" w:rsidRPr="00C77F5E" w:rsidRDefault="00241AE2" w:rsidP="00241AE2">
      <w:pPr>
        <w:spacing w:after="0"/>
        <w:rPr>
          <w:rFonts w:ascii="Calibri" w:hAnsi="Calibri" w:cs="Calibri"/>
        </w:rPr>
      </w:pPr>
      <w:r w:rsidRPr="00C77F5E">
        <w:rPr>
          <w:rFonts w:ascii="Calibri" w:hAnsi="Calibri" w:cs="Calibri"/>
        </w:rPr>
        <w:t>C- Une destruction à médiation cellulaire des cellules béta</w:t>
      </w:r>
    </w:p>
    <w:p w14:paraId="31608C9D" w14:textId="77777777" w:rsidR="00241AE2" w:rsidRPr="00C77F5E" w:rsidRDefault="00241AE2" w:rsidP="00241AE2">
      <w:pPr>
        <w:spacing w:after="0"/>
        <w:rPr>
          <w:rFonts w:ascii="Calibri" w:hAnsi="Calibri" w:cs="Calibri"/>
        </w:rPr>
      </w:pPr>
      <w:r w:rsidRPr="00C77F5E">
        <w:rPr>
          <w:rFonts w:ascii="Calibri" w:hAnsi="Calibri" w:cs="Calibri"/>
        </w:rPr>
        <w:t>D- Une association insulinocarence et insulinorésistance.</w:t>
      </w:r>
    </w:p>
    <w:p w14:paraId="5FFF312F" w14:textId="77777777" w:rsidR="00241AE2" w:rsidRPr="00C77F5E" w:rsidRDefault="00241AE2" w:rsidP="00241AE2">
      <w:pPr>
        <w:spacing w:after="0"/>
        <w:rPr>
          <w:rFonts w:ascii="Calibri" w:hAnsi="Calibri" w:cs="Calibri"/>
        </w:rPr>
      </w:pPr>
      <w:r w:rsidRPr="00C77F5E">
        <w:rPr>
          <w:rFonts w:ascii="Calibri" w:hAnsi="Calibri" w:cs="Calibri"/>
        </w:rPr>
        <w:t>E- Une destruction auto-immune à médiation humorale des cellules béta.</w:t>
      </w:r>
    </w:p>
    <w:tbl>
      <w:tblPr>
        <w:tblStyle w:val="TableGrid"/>
        <w:tblW w:w="0" w:type="auto"/>
        <w:tblInd w:w="0" w:type="dxa"/>
        <w:tblLook w:val="04A0" w:firstRow="1" w:lastRow="0" w:firstColumn="1" w:lastColumn="0" w:noHBand="0" w:noVBand="1"/>
      </w:tblPr>
      <w:tblGrid>
        <w:gridCol w:w="805"/>
        <w:gridCol w:w="9389"/>
      </w:tblGrid>
      <w:tr w:rsidR="00241AE2" w:rsidRPr="00C77F5E" w14:paraId="4F4B0AF9" w14:textId="77777777" w:rsidTr="00773906">
        <w:tc>
          <w:tcPr>
            <w:tcW w:w="805" w:type="dxa"/>
          </w:tcPr>
          <w:p w14:paraId="5C0EC338" w14:textId="77777777" w:rsidR="00241AE2" w:rsidRPr="00C77F5E" w:rsidRDefault="00241AE2" w:rsidP="00773906">
            <w:pPr>
              <w:rPr>
                <w:rFonts w:ascii="Calibri" w:hAnsi="Calibri" w:cs="Calibri"/>
              </w:rPr>
            </w:pPr>
            <w:r w:rsidRPr="00C77F5E">
              <w:rPr>
                <w:rFonts w:ascii="Calibri" w:hAnsi="Calibri" w:cs="Calibri"/>
                <w:b/>
                <w:bCs/>
                <w:sz w:val="24"/>
                <w:szCs w:val="24"/>
              </w:rPr>
              <w:t>D</w:t>
            </w:r>
          </w:p>
        </w:tc>
        <w:tc>
          <w:tcPr>
            <w:tcW w:w="9389" w:type="dxa"/>
          </w:tcPr>
          <w:p w14:paraId="3D6431CE" w14:textId="77777777" w:rsidR="00241AE2" w:rsidRPr="00C77F5E" w:rsidRDefault="00241AE2" w:rsidP="00773906">
            <w:pPr>
              <w:rPr>
                <w:rFonts w:ascii="Calibri" w:hAnsi="Calibri" w:cs="Calibri"/>
              </w:rPr>
            </w:pPr>
            <w:r w:rsidRPr="00C77F5E">
              <w:rPr>
                <w:rFonts w:ascii="Calibri" w:hAnsi="Calibri" w:cs="Calibri"/>
              </w:rPr>
              <w:t xml:space="preserve">La physiopathologie du DT2 se base sur 2 grands axes : </w:t>
            </w:r>
          </w:p>
          <w:p w14:paraId="47D78C58" w14:textId="77777777" w:rsidR="00241AE2" w:rsidRPr="00C77F5E" w:rsidRDefault="00241AE2" w:rsidP="00773906">
            <w:pPr>
              <w:rPr>
                <w:rFonts w:ascii="Calibri" w:hAnsi="Calibri" w:cs="Calibri"/>
              </w:rPr>
            </w:pPr>
            <w:r w:rsidRPr="00C77F5E">
              <w:rPr>
                <w:rFonts w:ascii="Calibri" w:hAnsi="Calibri" w:cs="Calibri"/>
              </w:rPr>
              <w:t xml:space="preserve">    </w:t>
            </w:r>
            <w:r w:rsidRPr="00C77F5E">
              <w:rPr>
                <w:rFonts w:ascii="Calibri" w:hAnsi="Calibri" w:cs="Calibri"/>
                <w:b/>
                <w:bCs/>
                <w:i/>
                <w:iCs/>
                <w:sz w:val="24"/>
                <w:szCs w:val="24"/>
              </w:rPr>
              <w:t>• L’insulino-résistance</w:t>
            </w:r>
            <w:r w:rsidRPr="00C77F5E">
              <w:rPr>
                <w:rFonts w:ascii="Calibri" w:hAnsi="Calibri" w:cs="Calibri"/>
              </w:rPr>
              <w:t xml:space="preserve"> : La résistance à l’insuline est une diminution de son action, inhibitrice de la production endogène et stimulatrice de l’utilisation périphérique du glucose (Foie, muscle, tissu adipeux). L’insulinorésistance concerne virtuellement tous les diabétiques de type 2, mais aussi les au cours de l’obésité, de l’HTA… Les effets (anaboliques et anti cataboliques) de l’insuline en dehors du métabolisme glucidique peuvent aussi être réduits, notamment sa capacité à réduire la lipolyse au niveau du tissu adipeux, ce qui est important car les acides gras ainsi libérés contribuent aux perturbations de l’homéostasie glucidique. Cette insulino-résistance est due à un défaut d’action de l’insuline au niveau de son récepteur, mais surtout au niveau de ses substrats et des voies intracellulaires par la présence de TNF-alpha, d’acides gras libres (Lipotoxicité), des glucocorticoïdes ou encore d’anomalies de l’insuline elle-même… </w:t>
            </w:r>
          </w:p>
          <w:p w14:paraId="332FE403" w14:textId="77777777" w:rsidR="00241AE2" w:rsidRPr="00C77F5E" w:rsidRDefault="00241AE2" w:rsidP="00773906">
            <w:pPr>
              <w:rPr>
                <w:rFonts w:ascii="Calibri" w:hAnsi="Calibri" w:cs="Calibri"/>
              </w:rPr>
            </w:pPr>
            <w:r w:rsidRPr="00C77F5E">
              <w:rPr>
                <w:rFonts w:ascii="Calibri" w:hAnsi="Calibri" w:cs="Calibri"/>
              </w:rPr>
              <w:t xml:space="preserve">     </w:t>
            </w:r>
            <w:r w:rsidRPr="00C77F5E">
              <w:rPr>
                <w:rFonts w:ascii="Calibri" w:hAnsi="Calibri" w:cs="Calibri"/>
                <w:b/>
                <w:bCs/>
                <w:i/>
                <w:iCs/>
                <w:sz w:val="24"/>
                <w:szCs w:val="24"/>
              </w:rPr>
              <w:t>• L’insulino-déficience</w:t>
            </w:r>
            <w:r w:rsidRPr="00C77F5E">
              <w:rPr>
                <w:rFonts w:ascii="Calibri" w:hAnsi="Calibri" w:cs="Calibri"/>
              </w:rPr>
              <w:t xml:space="preserve"> : Face à cette insulino-résistance, le pancréas va devoir augmenter sa sécrétion d’insuline pour maintenir une glycémie normale (On peut donc avoir une insulino-résistance sans diabète, ce qui est fréquent chez le sujet obèse). Mais à un moment donné, le pancréas ne sécrète plus assez d'insuline pour répondre à la demande accrue et une hyperglycémie, d'abord post-prandiale puis à jeun, apparaît. Cette insulino-déficience relative s’explique par une anomalie du métabolisme, de l’excrétion de l’insuline et des voies de signalisation au niveau des cellules bêta. Ces anomalies sont dues à divers facteurs, dont le facteur génétique, l’inflammation induite par l’obésité et les adipokines/cytokines circulantes… Par ailleurs, l’installation du diabète, avec l’hyperglycémie et l’augmentation des acides gras circulants, impactent négativement les cellules bêta et crée donc un cercle vicieux jusqu’à aboutir à une insulino-déficience absolue.</w:t>
            </w:r>
          </w:p>
        </w:tc>
      </w:tr>
    </w:tbl>
    <w:p w14:paraId="0CF0E207" w14:textId="77777777" w:rsidR="00241AE2" w:rsidRPr="00C77F5E" w:rsidRDefault="00241AE2" w:rsidP="00241AE2">
      <w:pPr>
        <w:spacing w:after="0"/>
        <w:rPr>
          <w:rFonts w:ascii="Calibri" w:hAnsi="Calibri" w:cs="Calibri"/>
          <w:b/>
          <w:bCs/>
        </w:rPr>
      </w:pPr>
    </w:p>
    <w:p w14:paraId="101BEBC8" w14:textId="77777777" w:rsidR="00241AE2" w:rsidRPr="00C77F5E" w:rsidRDefault="00241AE2" w:rsidP="00241AE2">
      <w:pPr>
        <w:spacing w:after="0"/>
        <w:rPr>
          <w:rFonts w:ascii="Calibri" w:hAnsi="Calibri" w:cs="Calibri"/>
          <w:b/>
          <w:bCs/>
        </w:rPr>
      </w:pPr>
      <w:r>
        <w:rPr>
          <w:rFonts w:ascii="Calibri" w:hAnsi="Calibri" w:cs="Calibri"/>
          <w:b/>
          <w:bCs/>
        </w:rPr>
        <w:t>11</w:t>
      </w:r>
      <w:r w:rsidRPr="00C77F5E">
        <w:rPr>
          <w:rFonts w:ascii="Calibri" w:hAnsi="Calibri" w:cs="Calibri"/>
          <w:b/>
          <w:bCs/>
        </w:rPr>
        <w:t>. Parmi les propositions suivantes concernant le diabète de type 1, lesquelles sont fausses? (P2 2024 T28)</w:t>
      </w:r>
    </w:p>
    <w:p w14:paraId="1A3104D7" w14:textId="77777777" w:rsidR="00241AE2" w:rsidRPr="00C77F5E" w:rsidRDefault="00241AE2" w:rsidP="00241AE2">
      <w:pPr>
        <w:spacing w:after="0"/>
        <w:rPr>
          <w:rFonts w:ascii="Calibri" w:hAnsi="Calibri" w:cs="Calibri"/>
        </w:rPr>
      </w:pPr>
      <w:r w:rsidRPr="00C77F5E">
        <w:rPr>
          <w:rFonts w:ascii="Calibri" w:hAnsi="Calibri" w:cs="Calibri"/>
        </w:rPr>
        <w:t>A- Il est caractérisé par une carence absolue en insuline.</w:t>
      </w:r>
    </w:p>
    <w:p w14:paraId="659373E3" w14:textId="77777777" w:rsidR="00241AE2" w:rsidRPr="00C77F5E" w:rsidRDefault="00241AE2" w:rsidP="00241AE2">
      <w:pPr>
        <w:spacing w:after="0"/>
        <w:rPr>
          <w:rFonts w:ascii="Calibri" w:hAnsi="Calibri" w:cs="Calibri"/>
        </w:rPr>
      </w:pPr>
      <w:r w:rsidRPr="00C77F5E">
        <w:rPr>
          <w:rFonts w:ascii="Calibri" w:hAnsi="Calibri" w:cs="Calibri"/>
        </w:rPr>
        <w:t>B- L'origine auto-immune est la plus fréquente.</w:t>
      </w:r>
    </w:p>
    <w:p w14:paraId="64D1A5C0" w14:textId="77777777" w:rsidR="00241AE2" w:rsidRPr="00C77F5E" w:rsidRDefault="00241AE2" w:rsidP="00241AE2">
      <w:pPr>
        <w:spacing w:after="0"/>
        <w:rPr>
          <w:rFonts w:ascii="Calibri" w:hAnsi="Calibri" w:cs="Calibri"/>
        </w:rPr>
      </w:pPr>
      <w:r w:rsidRPr="00C77F5E">
        <w:rPr>
          <w:rFonts w:ascii="Calibri" w:hAnsi="Calibri" w:cs="Calibri"/>
        </w:rPr>
        <w:t>C- La cétose est la conséquence d'une carence en insuline D La cétose résulte d'une dégradation des protéines.</w:t>
      </w:r>
    </w:p>
    <w:p w14:paraId="59D0B23B" w14:textId="77777777" w:rsidR="00241AE2" w:rsidRPr="00C77F5E" w:rsidRDefault="00241AE2" w:rsidP="00241AE2">
      <w:pPr>
        <w:spacing w:after="0"/>
        <w:rPr>
          <w:rFonts w:ascii="Calibri" w:hAnsi="Calibri" w:cs="Calibri"/>
        </w:rPr>
      </w:pPr>
      <w:r w:rsidRPr="00C77F5E">
        <w:rPr>
          <w:rFonts w:ascii="Calibri" w:hAnsi="Calibri" w:cs="Calibri"/>
        </w:rPr>
        <w:t>E- Le dosage des auto-anticorps est obligatoire pour poser le diagnostic.</w:t>
      </w:r>
    </w:p>
    <w:tbl>
      <w:tblPr>
        <w:tblStyle w:val="TableGrid"/>
        <w:tblW w:w="0" w:type="auto"/>
        <w:tblInd w:w="0" w:type="dxa"/>
        <w:tblLook w:val="04A0" w:firstRow="1" w:lastRow="0" w:firstColumn="1" w:lastColumn="0" w:noHBand="0" w:noVBand="1"/>
      </w:tblPr>
      <w:tblGrid>
        <w:gridCol w:w="805"/>
        <w:gridCol w:w="9389"/>
      </w:tblGrid>
      <w:tr w:rsidR="00241AE2" w:rsidRPr="00C77F5E" w14:paraId="0440D7A8" w14:textId="77777777" w:rsidTr="00773906">
        <w:tc>
          <w:tcPr>
            <w:tcW w:w="805" w:type="dxa"/>
          </w:tcPr>
          <w:p w14:paraId="36526876" w14:textId="77777777" w:rsidR="00241AE2" w:rsidRPr="00C77F5E" w:rsidRDefault="00241AE2" w:rsidP="00773906">
            <w:pPr>
              <w:rPr>
                <w:rFonts w:ascii="Calibri" w:hAnsi="Calibri" w:cs="Calibri"/>
              </w:rPr>
            </w:pPr>
            <w:r w:rsidRPr="00C77F5E">
              <w:rPr>
                <w:rFonts w:ascii="Calibri" w:hAnsi="Calibri" w:cs="Calibri"/>
                <w:b/>
                <w:bCs/>
                <w:sz w:val="24"/>
                <w:szCs w:val="24"/>
              </w:rPr>
              <w:t>DE</w:t>
            </w:r>
          </w:p>
        </w:tc>
        <w:tc>
          <w:tcPr>
            <w:tcW w:w="9389" w:type="dxa"/>
          </w:tcPr>
          <w:p w14:paraId="127E4758" w14:textId="77777777" w:rsidR="00241AE2" w:rsidRPr="00C77F5E" w:rsidRDefault="00241AE2" w:rsidP="00773906">
            <w:pPr>
              <w:rPr>
                <w:rFonts w:ascii="Calibri" w:hAnsi="Calibri" w:cs="Calibri"/>
              </w:rPr>
            </w:pPr>
            <w:r w:rsidRPr="00C77F5E">
              <w:rPr>
                <w:rFonts w:ascii="Calibri" w:hAnsi="Calibri" w:cs="Calibri"/>
              </w:rPr>
              <w:t xml:space="preserve">-le cétose résulte plutôt d’une dégradation des lipides </w:t>
            </w:r>
          </w:p>
          <w:p w14:paraId="1183B198" w14:textId="77777777" w:rsidR="00241AE2" w:rsidRPr="00C77F5E" w:rsidRDefault="00241AE2" w:rsidP="00773906">
            <w:pPr>
              <w:rPr>
                <w:rFonts w:ascii="Calibri" w:hAnsi="Calibri" w:cs="Calibri"/>
              </w:rPr>
            </w:pPr>
            <w:r w:rsidRPr="00C77F5E">
              <w:rPr>
                <w:rFonts w:ascii="Calibri" w:hAnsi="Calibri" w:cs="Calibri"/>
              </w:rPr>
              <w:t xml:space="preserve">-En pratique, dans le D 1, un syndrome cardinal associé à une hyperglycémie supérieure à 2 g/1 fait poser le diagnostic le dosage des Anticorps dans le diabete type 1 est indique  en cas d’absence d'un tableau clinique typique </w:t>
            </w:r>
          </w:p>
        </w:tc>
      </w:tr>
    </w:tbl>
    <w:p w14:paraId="469E0DCA"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p>
    <w:p w14:paraId="3883DC58"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12</w:t>
      </w:r>
      <w:r w:rsidRPr="00C77F5E">
        <w:rPr>
          <w:rFonts w:ascii="Calibri" w:eastAsia="Times New Roman" w:hAnsi="Calibri" w:cs="Calibri"/>
          <w:b/>
          <w:bCs/>
          <w:color w:val="1C1E21"/>
          <w:lang w:eastAsia="fr-FR"/>
        </w:rPr>
        <w:t>. Les facteurs de risques de diabète gestationnel sont : (La ou les réponses justes)</w:t>
      </w:r>
      <w:r w:rsidRPr="00C77F5E">
        <w:rPr>
          <w:rFonts w:ascii="Calibri" w:eastAsia="Times New Roman" w:hAnsi="Calibri" w:cs="Calibri"/>
          <w:b/>
          <w:bCs/>
          <w:color w:val="050505"/>
          <w:lang w:eastAsia="fr-FR"/>
        </w:rPr>
        <w:t xml:space="preserve"> (P1 2024 T38)</w:t>
      </w:r>
    </w:p>
    <w:p w14:paraId="35A8ED44"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L'obesité.</w:t>
      </w:r>
    </w:p>
    <w:p w14:paraId="2CA3269E"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L'âge &lt;30ans</w:t>
      </w:r>
    </w:p>
    <w:p w14:paraId="0A0D37DF"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lastRenderedPageBreak/>
        <w:t>C. Le terrain d'auto-immunité</w:t>
      </w:r>
    </w:p>
    <w:p w14:paraId="38250987"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Les antécédents de macrosomie lors d'une grossesse antérieure</w:t>
      </w:r>
    </w:p>
    <w:p w14:paraId="7FEB5DA0"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La primiparité</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3DD5348E" w14:textId="77777777" w:rsidTr="00773906">
        <w:tc>
          <w:tcPr>
            <w:tcW w:w="592" w:type="dxa"/>
          </w:tcPr>
          <w:p w14:paraId="0373BE50"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38</w:t>
            </w:r>
          </w:p>
        </w:tc>
        <w:tc>
          <w:tcPr>
            <w:tcW w:w="900" w:type="dxa"/>
          </w:tcPr>
          <w:p w14:paraId="0A58A7DB"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AD</w:t>
            </w:r>
          </w:p>
        </w:tc>
        <w:tc>
          <w:tcPr>
            <w:tcW w:w="8493" w:type="dxa"/>
          </w:tcPr>
          <w:p w14:paraId="062C3728"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B- L'âge ≥ 30ans</w:t>
            </w:r>
          </w:p>
          <w:p w14:paraId="694CAEA7"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E- La parité élevée</w:t>
            </w:r>
          </w:p>
        </w:tc>
      </w:tr>
    </w:tbl>
    <w:p w14:paraId="374DF70A"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u w:val="single"/>
          <w:lang w:eastAsia="fr-FR"/>
        </w:rPr>
      </w:pPr>
    </w:p>
    <w:p w14:paraId="450B111A"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u w:val="single"/>
          <w:lang w:eastAsia="fr-FR"/>
        </w:rPr>
      </w:pPr>
      <w:r w:rsidRPr="00C77F5E">
        <w:rPr>
          <w:rFonts w:ascii="Calibri" w:eastAsia="Times New Roman" w:hAnsi="Calibri" w:cs="Calibri"/>
          <w:b/>
          <w:bCs/>
          <w:color w:val="1C1E21"/>
          <w:u w:val="single"/>
          <w:lang w:eastAsia="fr-FR"/>
        </w:rPr>
        <w:t xml:space="preserve">Cas clinique N°2: </w:t>
      </w:r>
      <w:r w:rsidRPr="00C77F5E">
        <w:rPr>
          <w:rFonts w:ascii="Calibri" w:eastAsia="Times New Roman" w:hAnsi="Calibri" w:cs="Calibri"/>
          <w:b/>
          <w:bCs/>
          <w:color w:val="050505"/>
          <w:lang w:eastAsia="fr-FR"/>
        </w:rPr>
        <w:t>(P1 2024 T21)</w:t>
      </w:r>
    </w:p>
    <w:p w14:paraId="549BDD73"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Monsieur AB âgé de 55 ans, aux antécédents personnels de tabagisme sevré depuis 2ans (10 paquets/ année) aux antécédents familiaux de diabète type 2 chez le père, consulte pour une glycémie capillaire à jeun à 2.5 g/l. A l'examen clinique: poids à 90 kg talle à 1.71 m, tour de taille 110 cm, tension artérielle à 150/85 mmHg</w:t>
      </w:r>
    </w:p>
    <w:p w14:paraId="7A8B57C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p>
    <w:p w14:paraId="4EB410D7"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13</w:t>
      </w:r>
      <w:r w:rsidRPr="00C77F5E">
        <w:rPr>
          <w:rFonts w:ascii="Calibri" w:eastAsia="Times New Roman" w:hAnsi="Calibri" w:cs="Calibri"/>
          <w:b/>
          <w:bCs/>
          <w:color w:val="1C1E21"/>
          <w:lang w:eastAsia="fr-FR"/>
        </w:rPr>
        <w:t>. Il vous pose la question, est-il diabétique ?</w:t>
      </w:r>
      <w:r w:rsidRPr="00C77F5E">
        <w:rPr>
          <w:rFonts w:ascii="Calibri" w:eastAsia="Times New Roman" w:hAnsi="Calibri" w:cs="Calibri"/>
          <w:b/>
          <w:bCs/>
          <w:color w:val="050505"/>
          <w:lang w:eastAsia="fr-FR"/>
        </w:rPr>
        <w:t xml:space="preserve"> </w:t>
      </w:r>
    </w:p>
    <w:p w14:paraId="6CF6D8F3"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Le diagnostic de diabète est posé au vu de la glycémie élevée.</w:t>
      </w:r>
    </w:p>
    <w:p w14:paraId="54EDE21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Avant de poser le diagnostic, il faut une deuxième glycémie capillaire à jeun.</w:t>
      </w:r>
    </w:p>
    <w:p w14:paraId="4507FB27"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Il faut compléter par une hyperglycémie provoquée par voie orale (HGPO).</w:t>
      </w:r>
    </w:p>
    <w:p w14:paraId="5E3ADCB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Le dosage de l'HBA10 est indispensable au diagnostic</w:t>
      </w:r>
    </w:p>
    <w:p w14:paraId="133302C6"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Il faut doser deux glycémies veineuses à jeun</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29B2D657" w14:textId="77777777" w:rsidTr="00773906">
        <w:tc>
          <w:tcPr>
            <w:tcW w:w="592" w:type="dxa"/>
          </w:tcPr>
          <w:p w14:paraId="26FE1DAE"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21</w:t>
            </w:r>
          </w:p>
        </w:tc>
        <w:tc>
          <w:tcPr>
            <w:tcW w:w="900" w:type="dxa"/>
          </w:tcPr>
          <w:p w14:paraId="7DC55514"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E</w:t>
            </w:r>
          </w:p>
        </w:tc>
        <w:tc>
          <w:tcPr>
            <w:tcW w:w="8493" w:type="dxa"/>
          </w:tcPr>
          <w:p w14:paraId="165DDB4D"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La glycémie capillaire mesurée avec les lecteurs de glycémie n’est pas un moyen diagnostic du diabète c’est un moyen de surveillance des patients déjà diagnostiqués comme diabétiques et traités, en particulier ceux sous insuline.</w:t>
            </w:r>
          </w:p>
        </w:tc>
      </w:tr>
    </w:tbl>
    <w:p w14:paraId="4CD5986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p>
    <w:p w14:paraId="394393B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Quelques jours après, il revient avec ce bilan sanguin: Créatininémie = 95 μmol, bilan hépatique correcte.</w:t>
      </w:r>
    </w:p>
    <w:p w14:paraId="70876C9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Glycémie capillaire à 3 g/l. Glycémies veineuses à jeun = 1.50 g/l et 1.35 g/l et glycémie veineuse 2h après le</w:t>
      </w:r>
    </w:p>
    <w:p w14:paraId="165E8A4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repas à 2.5 g/l, HbA1c = 7%</w:t>
      </w:r>
    </w:p>
    <w:p w14:paraId="43EC2F32"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14</w:t>
      </w:r>
      <w:r w:rsidRPr="00C77F5E">
        <w:rPr>
          <w:rFonts w:ascii="Calibri" w:eastAsia="Times New Roman" w:hAnsi="Calibri" w:cs="Calibri"/>
          <w:b/>
          <w:bCs/>
          <w:color w:val="1C1E21"/>
          <w:lang w:eastAsia="fr-FR"/>
        </w:rPr>
        <w:t>. Quel est votre diagnostic?</w:t>
      </w:r>
      <w:r w:rsidRPr="00C77F5E">
        <w:rPr>
          <w:rFonts w:ascii="Calibri" w:eastAsia="Times New Roman" w:hAnsi="Calibri" w:cs="Calibri"/>
          <w:b/>
          <w:bCs/>
          <w:color w:val="050505"/>
          <w:lang w:eastAsia="fr-FR"/>
        </w:rPr>
        <w:t xml:space="preserve"> </w:t>
      </w:r>
    </w:p>
    <w:p w14:paraId="56DB63B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Diabète insipide</w:t>
      </w:r>
    </w:p>
    <w:p w14:paraId="398E0395"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Diabète de type MODY</w:t>
      </w:r>
    </w:p>
    <w:p w14:paraId="182C2E44"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Diabète probablement de type 2</w:t>
      </w:r>
    </w:p>
    <w:p w14:paraId="71F7B6F3"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On ne peut pas poser de diagnostic sans TDM pancréatique.</w:t>
      </w:r>
    </w:p>
    <w:p w14:paraId="473276B9"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E-Diabète probablement de type 1</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48A8835A" w14:textId="77777777" w:rsidTr="00773906">
        <w:tc>
          <w:tcPr>
            <w:tcW w:w="592" w:type="dxa"/>
          </w:tcPr>
          <w:p w14:paraId="76016727"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22</w:t>
            </w:r>
          </w:p>
        </w:tc>
        <w:tc>
          <w:tcPr>
            <w:tcW w:w="900" w:type="dxa"/>
          </w:tcPr>
          <w:p w14:paraId="2EDF3C1B"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C</w:t>
            </w:r>
          </w:p>
        </w:tc>
        <w:tc>
          <w:tcPr>
            <w:tcW w:w="8493" w:type="dxa"/>
          </w:tcPr>
          <w:p w14:paraId="451191E1" w14:textId="77777777" w:rsidR="00241AE2" w:rsidRPr="00C77F5E" w:rsidRDefault="00241AE2" w:rsidP="00773906">
            <w:pPr>
              <w:textAlignment w:val="center"/>
              <w:rPr>
                <w:rFonts w:ascii="Calibri" w:eastAsia="Times New Roman" w:hAnsi="Calibri" w:cs="Calibri"/>
                <w:b/>
                <w:bCs/>
                <w:color w:val="1C1E21"/>
              </w:rPr>
            </w:pPr>
            <w:r w:rsidRPr="00C77F5E">
              <w:rPr>
                <w:rFonts w:ascii="Calibri" w:eastAsia="Times New Roman" w:hAnsi="Calibri" w:cs="Calibri"/>
                <w:b/>
                <w:bCs/>
                <w:color w:val="1C1E21"/>
              </w:rPr>
              <w:t>Critères diagnostiques du diabète</w:t>
            </w:r>
          </w:p>
          <w:p w14:paraId="4E1635CF"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-1° cas : glycémie à jeûn ≥ 1,26g/l à deux dosages successifs.(12h sans manger)</w:t>
            </w:r>
          </w:p>
          <w:p w14:paraId="451B3492"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-2° cas : ≥ 2g/l quel que soit le moment de la journée où le dosage est réalisé.</w:t>
            </w:r>
          </w:p>
          <w:p w14:paraId="3FBC8DDF"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-3° cas : glycémie à jeûn &lt;1,26g/l + glycémie à la 2 heure d’une HGPO (75g) sup ou = 2 g/l</w:t>
            </w:r>
          </w:p>
          <w:p w14:paraId="3F9B6CC4"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-Type 2 surtout vu son âge et ses antécédents   </w:t>
            </w:r>
          </w:p>
        </w:tc>
      </w:tr>
    </w:tbl>
    <w:p w14:paraId="03C3FFF8"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p>
    <w:p w14:paraId="113F92A1"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15</w:t>
      </w:r>
      <w:r w:rsidRPr="00C77F5E">
        <w:rPr>
          <w:rFonts w:ascii="Calibri" w:eastAsia="Times New Roman" w:hAnsi="Calibri" w:cs="Calibri"/>
          <w:b/>
          <w:bCs/>
          <w:color w:val="1C1E21"/>
          <w:lang w:eastAsia="fr-FR"/>
        </w:rPr>
        <w:t>. Sur quels arguments? (Réponse fausse)</w:t>
      </w:r>
      <w:r w:rsidRPr="00C77F5E">
        <w:rPr>
          <w:rFonts w:ascii="Calibri" w:eastAsia="Times New Roman" w:hAnsi="Calibri" w:cs="Calibri"/>
          <w:b/>
          <w:bCs/>
          <w:color w:val="050505"/>
          <w:lang w:eastAsia="fr-FR"/>
        </w:rPr>
        <w:t xml:space="preserve"> </w:t>
      </w:r>
    </w:p>
    <w:p w14:paraId="4EE8F38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Asymptomatique</w:t>
      </w:r>
    </w:p>
    <w:p w14:paraId="59D3F928"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L'HbA1c est inférieur a 7.5%</w:t>
      </w:r>
    </w:p>
    <w:p w14:paraId="340A4F52"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2 glycémies à jeun plasmatiques &gt; 1.26 g/l.</w:t>
      </w:r>
    </w:p>
    <w:p w14:paraId="0A91C3D3"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Age de 55 ans</w:t>
      </w:r>
    </w:p>
    <w:p w14:paraId="151230A0"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Antécédents familiaux de diabète type 2.</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3D903C1E" w14:textId="77777777" w:rsidTr="00773906">
        <w:tc>
          <w:tcPr>
            <w:tcW w:w="592" w:type="dxa"/>
          </w:tcPr>
          <w:p w14:paraId="75E01BB9"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23</w:t>
            </w:r>
          </w:p>
        </w:tc>
        <w:tc>
          <w:tcPr>
            <w:tcW w:w="900" w:type="dxa"/>
          </w:tcPr>
          <w:p w14:paraId="319491DA"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B</w:t>
            </w:r>
          </w:p>
        </w:tc>
        <w:tc>
          <w:tcPr>
            <w:tcW w:w="8493" w:type="dxa"/>
          </w:tcPr>
          <w:p w14:paraId="2BAC2599"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Le diagnostic de DT2 est malheureusement à l’heure actuelle trop tardif.</w:t>
            </w:r>
          </w:p>
          <w:p w14:paraId="062B2A6A"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lastRenderedPageBreak/>
              <w:t>Latence clinique = Evolution insidieuse</w:t>
            </w:r>
          </w:p>
          <w:p w14:paraId="4106D117"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Souvent, il y’a l’association à d'autres facteurs de risques cardiovasculaires ( tabac, dyslipidémie, obésité .. )</w:t>
            </w:r>
          </w:p>
        </w:tc>
      </w:tr>
    </w:tbl>
    <w:p w14:paraId="615F1FCA"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p>
    <w:p w14:paraId="195380DF"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16</w:t>
      </w:r>
      <w:r w:rsidRPr="00C77F5E">
        <w:rPr>
          <w:rFonts w:ascii="Calibri" w:eastAsia="Times New Roman" w:hAnsi="Calibri" w:cs="Calibri"/>
          <w:b/>
          <w:bCs/>
          <w:color w:val="1C1E21"/>
          <w:lang w:eastAsia="fr-FR"/>
        </w:rPr>
        <w:t>. Que pensez-vous de son poids? (Les réponses justes)</w:t>
      </w:r>
      <w:r w:rsidRPr="00C77F5E">
        <w:rPr>
          <w:rFonts w:ascii="Calibri" w:eastAsia="Times New Roman" w:hAnsi="Calibri" w:cs="Calibri"/>
          <w:b/>
          <w:bCs/>
          <w:color w:val="050505"/>
          <w:lang w:eastAsia="fr-FR"/>
        </w:rPr>
        <w:t xml:space="preserve"> </w:t>
      </w:r>
    </w:p>
    <w:p w14:paraId="3383A17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Il présente une obésité de grade 1</w:t>
      </w:r>
    </w:p>
    <w:p w14:paraId="5BD6EDE8"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Il présente une obésité de grade 2</w:t>
      </w:r>
    </w:p>
    <w:p w14:paraId="5F71D1A5"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Il s'agit d'un surpoids.</w:t>
      </w:r>
    </w:p>
    <w:p w14:paraId="2C848427"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La morphotype est gynoïde.</w:t>
      </w:r>
    </w:p>
    <w:p w14:paraId="72CEA48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Le morphotype est androïde.</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1752444B" w14:textId="77777777" w:rsidTr="00773906">
        <w:tc>
          <w:tcPr>
            <w:tcW w:w="592" w:type="dxa"/>
          </w:tcPr>
          <w:p w14:paraId="7C89EEFB"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24</w:t>
            </w:r>
          </w:p>
        </w:tc>
        <w:tc>
          <w:tcPr>
            <w:tcW w:w="900" w:type="dxa"/>
          </w:tcPr>
          <w:p w14:paraId="52A218C8"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AE</w:t>
            </w:r>
          </w:p>
        </w:tc>
        <w:tc>
          <w:tcPr>
            <w:tcW w:w="8493" w:type="dxa"/>
          </w:tcPr>
          <w:p w14:paraId="2F9D8567"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-Son IMC= 30.77 Kg/m2</w:t>
            </w:r>
          </w:p>
          <w:p w14:paraId="4913849A"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w:t>
            </w:r>
          </w:p>
          <w:p w14:paraId="0CD2ED07"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noProof/>
                <w:color w:val="1C1E21"/>
                <w:lang w:eastAsia="sv-SE"/>
              </w:rPr>
              <w:drawing>
                <wp:inline distT="0" distB="0" distL="0" distR="0" wp14:anchorId="5A0123E4" wp14:editId="78CACBA0">
                  <wp:extent cx="4694555" cy="1304925"/>
                  <wp:effectExtent l="0" t="0" r="0" b="9525"/>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4555" cy="1304925"/>
                          </a:xfrm>
                          <a:prstGeom prst="rect">
                            <a:avLst/>
                          </a:prstGeom>
                          <a:noFill/>
                        </pic:spPr>
                      </pic:pic>
                    </a:graphicData>
                  </a:graphic>
                </wp:inline>
              </w:drawing>
            </w:r>
          </w:p>
          <w:p w14:paraId="12DBDA4C"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-L’obésité androïde est diagnostiquée lorsque l’excès de graisse se situe principalement au niveau du ventre. On l’appelle également obésité abdominale ( vu son tour de taille qui est augmenté )</w:t>
            </w:r>
          </w:p>
        </w:tc>
      </w:tr>
    </w:tbl>
    <w:p w14:paraId="4A12AAF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p>
    <w:p w14:paraId="4934B425"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Le patient a été pris en charge, mis sous mesures hygiéno-diététiques et thérapeutique adaptée</w:t>
      </w:r>
    </w:p>
    <w:p w14:paraId="05EFCC0F"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17</w:t>
      </w:r>
      <w:r w:rsidRPr="00C77F5E">
        <w:rPr>
          <w:rFonts w:ascii="Calibri" w:eastAsia="Times New Roman" w:hAnsi="Calibri" w:cs="Calibri"/>
          <w:b/>
          <w:bCs/>
          <w:color w:val="1C1E21"/>
          <w:lang w:eastAsia="fr-FR"/>
        </w:rPr>
        <w:t>. Quel(s) objectif(s) vous fixez-vous?</w:t>
      </w:r>
      <w:r w:rsidRPr="00C77F5E">
        <w:rPr>
          <w:rFonts w:ascii="Calibri" w:eastAsia="Times New Roman" w:hAnsi="Calibri" w:cs="Calibri"/>
          <w:b/>
          <w:bCs/>
          <w:color w:val="050505"/>
          <w:lang w:eastAsia="fr-FR"/>
        </w:rPr>
        <w:t xml:space="preserve"> </w:t>
      </w:r>
    </w:p>
    <w:p w14:paraId="5B73FC0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Profil glycémique: glycémies à jeun entre 0.75 à 0.95 g/l et glycémie post prandial entre 1 à 1.20 g/l</w:t>
      </w:r>
    </w:p>
    <w:p w14:paraId="0B990C5D"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Profil glycémique: glycémies à jeun entre 0.70 à 1,10 g/l et glycémies post prandial entre 1 à 1.40 g/l</w:t>
      </w:r>
    </w:p>
    <w:p w14:paraId="097C0183"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HbA1c &lt;7%</w:t>
      </w:r>
    </w:p>
    <w:p w14:paraId="7552BB2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HbA1c &lt;6%</w:t>
      </w:r>
    </w:p>
    <w:p w14:paraId="01E1D834"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Perte pondérale de 5Kg en 6 mois</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1530DDC5" w14:textId="77777777" w:rsidTr="00773906">
        <w:tc>
          <w:tcPr>
            <w:tcW w:w="592" w:type="dxa"/>
          </w:tcPr>
          <w:p w14:paraId="502FF611"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25</w:t>
            </w:r>
          </w:p>
        </w:tc>
        <w:tc>
          <w:tcPr>
            <w:tcW w:w="900" w:type="dxa"/>
          </w:tcPr>
          <w:p w14:paraId="5AFFC657"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C</w:t>
            </w:r>
          </w:p>
        </w:tc>
        <w:tc>
          <w:tcPr>
            <w:tcW w:w="8493" w:type="dxa"/>
          </w:tcPr>
          <w:p w14:paraId="2168D21F"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L’objectif dépend de plusieurs paramètres : l’âge, les comorbidités, la motivation du patient, la présence de complications… </w:t>
            </w:r>
          </w:p>
          <w:p w14:paraId="4D51B2EC"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L’objectif glycémique chez le diabétique adulte  est :</w:t>
            </w:r>
          </w:p>
          <w:p w14:paraId="5249E266"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 Une HbA1c &lt; 7%. Cet objectif peut être encore plus bas chez le sujet jeune sans comorbidités (&lt; 6.5 %) ou alors plus élevé (&lt; 8 %, chez les sujets  qui présentent des hypoglycémies fréquentes, une espérance de vie limitée, des complications macro vasculaires et micro vasculaires avancées, une auto surveillance insuffisante ou absente…)</w:t>
            </w:r>
          </w:p>
          <w:p w14:paraId="777F34A6"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Une glycémie à jeun entre 0.7 et 1.3 g/l</w:t>
            </w:r>
          </w:p>
          <w:p w14:paraId="6613BD16"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Une glycémie post prandiale &lt;1.8 g/l  </w:t>
            </w:r>
          </w:p>
          <w:p w14:paraId="1E49EDB4"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w:t>
            </w:r>
            <w:r w:rsidRPr="00C77F5E">
              <w:rPr>
                <w:rFonts w:ascii="Calibri" w:hAnsi="Calibri" w:cs="Calibri"/>
              </w:rPr>
              <w:t xml:space="preserve"> </w:t>
            </w:r>
            <w:r w:rsidRPr="00C77F5E">
              <w:rPr>
                <w:rFonts w:ascii="Calibri" w:eastAsia="Times New Roman" w:hAnsi="Calibri" w:cs="Calibri"/>
                <w:color w:val="1C1E21"/>
              </w:rPr>
              <w:t>perte de 2 à 4 kg/mois</w:t>
            </w:r>
          </w:p>
        </w:tc>
      </w:tr>
    </w:tbl>
    <w:p w14:paraId="0EB89E12"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u w:val="single"/>
          <w:lang w:eastAsia="fr-FR"/>
        </w:rPr>
      </w:pPr>
    </w:p>
    <w:p w14:paraId="5B94C14C"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u w:val="single"/>
          <w:lang w:eastAsia="fr-FR"/>
        </w:rPr>
      </w:pPr>
      <w:r w:rsidRPr="00C77F5E">
        <w:rPr>
          <w:rFonts w:ascii="Calibri" w:eastAsia="Times New Roman" w:hAnsi="Calibri" w:cs="Calibri"/>
          <w:b/>
          <w:bCs/>
          <w:color w:val="1C1E21"/>
          <w:u w:val="single"/>
          <w:lang w:eastAsia="fr-FR"/>
        </w:rPr>
        <w:t>Fin du cas clinique</w:t>
      </w:r>
    </w:p>
    <w:p w14:paraId="74C8799E" w14:textId="77777777" w:rsidR="00241AE2" w:rsidRPr="00C77F5E" w:rsidRDefault="00241AE2" w:rsidP="00241AE2">
      <w:pPr>
        <w:spacing w:after="0"/>
        <w:contextualSpacing/>
        <w:rPr>
          <w:rFonts w:ascii="Calibri" w:hAnsi="Calibri" w:cs="Calibri"/>
          <w:b/>
          <w:bCs/>
        </w:rPr>
      </w:pPr>
    </w:p>
    <w:p w14:paraId="49EE89A6" w14:textId="77777777" w:rsidR="00241AE2" w:rsidRPr="00C77F5E" w:rsidRDefault="00241AE2" w:rsidP="00241AE2">
      <w:pPr>
        <w:spacing w:line="20" w:lineRule="atLeast"/>
        <w:contextualSpacing/>
        <w:rPr>
          <w:rFonts w:ascii="Calibri" w:hAnsi="Calibri" w:cs="Calibri"/>
          <w:b/>
          <w:bCs/>
          <w:color w:val="050505"/>
        </w:rPr>
      </w:pPr>
      <w:r>
        <w:rPr>
          <w:rFonts w:ascii="Calibri" w:hAnsi="Calibri" w:cs="Calibri"/>
          <w:b/>
          <w:bCs/>
          <w:color w:val="050505"/>
        </w:rPr>
        <w:t>18.</w:t>
      </w:r>
      <w:r w:rsidRPr="00C77F5E">
        <w:rPr>
          <w:rFonts w:ascii="Calibri" w:hAnsi="Calibri" w:cs="Calibri"/>
          <w:b/>
          <w:bCs/>
          <w:color w:val="050505"/>
        </w:rPr>
        <w:t xml:space="preserve"> Toutes ces complications obstétricales et foetales peuvent être la conséquence d'une hyperglycémie chronique : (Cochez la proposition juste) (RATT 2023 T29)</w:t>
      </w:r>
    </w:p>
    <w:p w14:paraId="5F238AD5"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1. Avortement à répétition</w:t>
      </w:r>
    </w:p>
    <w:p w14:paraId="7191EBF0"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2. Grossesse extra utérine</w:t>
      </w:r>
    </w:p>
    <w:p w14:paraId="061538DF"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3. Malformations foetales</w:t>
      </w:r>
    </w:p>
    <w:p w14:paraId="77337F07"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4. Macrosomie</w:t>
      </w:r>
    </w:p>
    <w:p w14:paraId="0D9D1C58"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5. Placenta prævia</w:t>
      </w:r>
    </w:p>
    <w:p w14:paraId="5F55058D"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 1-2-3   B:1-2-4  C: 1-2-5  D: 1-3-4   E:1-3-5</w:t>
      </w:r>
    </w:p>
    <w:p w14:paraId="5BC2EB28" w14:textId="77777777" w:rsidR="00241AE2" w:rsidRPr="00C77F5E" w:rsidRDefault="00241AE2" w:rsidP="00241AE2">
      <w:pPr>
        <w:spacing w:line="20" w:lineRule="atLeast"/>
        <w:contextualSpacing/>
        <w:rPr>
          <w:rFonts w:ascii="Calibri" w:hAnsi="Calibri" w:cs="Calibri"/>
          <w:color w:val="050505"/>
        </w:rPr>
      </w:pPr>
    </w:p>
    <w:tbl>
      <w:tblPr>
        <w:tblStyle w:val="Grilledutableau1"/>
        <w:tblW w:w="10668" w:type="dxa"/>
        <w:tblInd w:w="0" w:type="dxa"/>
        <w:tblCellMar>
          <w:top w:w="15" w:type="dxa"/>
          <w:left w:w="15" w:type="dxa"/>
          <w:bottom w:w="15" w:type="dxa"/>
          <w:right w:w="15" w:type="dxa"/>
        </w:tblCellMar>
        <w:tblLook w:val="04A0" w:firstRow="1" w:lastRow="0" w:firstColumn="1" w:lastColumn="0" w:noHBand="0" w:noVBand="1"/>
      </w:tblPr>
      <w:tblGrid>
        <w:gridCol w:w="568"/>
        <w:gridCol w:w="10100"/>
      </w:tblGrid>
      <w:tr w:rsidR="00241AE2" w:rsidRPr="00C77F5E" w14:paraId="444D2DCE"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5FC43DD0"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D</w:t>
            </w:r>
          </w:p>
        </w:tc>
        <w:tc>
          <w:tcPr>
            <w:tcW w:w="10100" w:type="dxa"/>
            <w:tcBorders>
              <w:top w:val="single" w:sz="4" w:space="0" w:color="auto"/>
              <w:left w:val="outset" w:sz="6" w:space="0" w:color="auto"/>
              <w:bottom w:val="outset" w:sz="6" w:space="0" w:color="auto"/>
              <w:right w:val="outset" w:sz="6" w:space="0" w:color="auto"/>
            </w:tcBorders>
            <w:hideMark/>
          </w:tcPr>
          <w:p w14:paraId="06843E11" w14:textId="77777777" w:rsidR="00241AE2" w:rsidRPr="00C77F5E" w:rsidRDefault="00241AE2" w:rsidP="00773906">
            <w:pPr>
              <w:spacing w:line="20" w:lineRule="atLeast"/>
              <w:contextualSpacing/>
              <w:rPr>
                <w:rFonts w:ascii="Calibri" w:hAnsi="Calibri" w:cs="Calibri"/>
                <w:b/>
                <w:bCs/>
              </w:rPr>
            </w:pPr>
            <w:r w:rsidRPr="00C77F5E">
              <w:rPr>
                <w:rFonts w:ascii="Calibri" w:hAnsi="Calibri" w:cs="Calibri"/>
                <w:u w:val="single"/>
              </w:rPr>
              <w:t>COMPLICATIONS OBSTETRICALES DU DIABETE :</w:t>
            </w:r>
            <w:r w:rsidRPr="00C77F5E">
              <w:rPr>
                <w:rFonts w:ascii="Calibri" w:hAnsi="Calibri" w:cs="Calibri"/>
              </w:rPr>
              <w:t xml:space="preserve"> </w:t>
            </w:r>
            <w:r w:rsidRPr="00C77F5E">
              <w:rPr>
                <w:rFonts w:ascii="Calibri" w:hAnsi="Calibri" w:cs="Calibri"/>
                <w:b/>
                <w:bCs/>
              </w:rPr>
              <w:t>la règle de 5H-5M :</w:t>
            </w:r>
          </w:p>
          <w:p w14:paraId="1A4DBC10"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b/>
                <w:bCs/>
              </w:rPr>
              <w:t>5H :</w:t>
            </w:r>
            <w:r w:rsidRPr="00C77F5E">
              <w:rPr>
                <w:rFonts w:ascii="Calibri" w:hAnsi="Calibri" w:cs="Calibri"/>
              </w:rPr>
              <w:t>HTA (et pré-éclampsie), Hypotrophie, Hydramnios, Hypoglycémie, Hyalines (MMH)</w:t>
            </w:r>
          </w:p>
          <w:p w14:paraId="333479E5"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b/>
                <w:bCs/>
              </w:rPr>
              <w:t xml:space="preserve">5M : </w:t>
            </w:r>
            <w:r w:rsidRPr="00C77F5E">
              <w:rPr>
                <w:rFonts w:ascii="Calibri" w:hAnsi="Calibri" w:cs="Calibri"/>
              </w:rPr>
              <w:t>Malformations, MIU (et FCS), MAP, Macrosomie, Métaboliques néonatales</w:t>
            </w:r>
          </w:p>
          <w:p w14:paraId="7F3515FD" w14:textId="77777777" w:rsidR="00241AE2" w:rsidRPr="00C77F5E" w:rsidRDefault="00241AE2" w:rsidP="00773906">
            <w:pPr>
              <w:spacing w:line="20" w:lineRule="atLeast"/>
              <w:contextualSpacing/>
              <w:rPr>
                <w:rFonts w:ascii="Calibri" w:hAnsi="Calibri" w:cs="Calibri"/>
              </w:rPr>
            </w:pPr>
          </w:p>
          <w:p w14:paraId="329975E9"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le risque des malformations est absent dans le diabète gestationnel, mais il est présent dans les états d’hyperglycémie chronique dont il est corrélé au taux d’HBA1c à la conception et l’équilibre glycémique durant l’organogenèse (&lt;8SA). Et à noter aussi que les hypoglycémies ne sont pas tératogènes, en revanche, les corps cétoniques le sont.</w:t>
            </w:r>
          </w:p>
        </w:tc>
      </w:tr>
    </w:tbl>
    <w:p w14:paraId="5FE32096" w14:textId="77777777" w:rsidR="00241AE2" w:rsidRPr="00C77F5E" w:rsidRDefault="00241AE2" w:rsidP="00241AE2">
      <w:pPr>
        <w:spacing w:line="20" w:lineRule="atLeast"/>
        <w:contextualSpacing/>
        <w:rPr>
          <w:rFonts w:ascii="Calibri" w:hAnsi="Calibri" w:cs="Calibri"/>
          <w:b/>
          <w:bCs/>
          <w:color w:val="050505"/>
        </w:rPr>
      </w:pPr>
    </w:p>
    <w:p w14:paraId="2765F1C9" w14:textId="77777777" w:rsidR="00241AE2" w:rsidRPr="00C77F5E" w:rsidRDefault="00241AE2" w:rsidP="00241AE2">
      <w:pPr>
        <w:spacing w:line="20" w:lineRule="atLeast"/>
        <w:contextualSpacing/>
        <w:rPr>
          <w:rFonts w:ascii="Calibri" w:hAnsi="Calibri" w:cs="Calibri"/>
          <w:b/>
          <w:bCs/>
          <w:color w:val="050505"/>
        </w:rPr>
      </w:pPr>
      <w:r>
        <w:rPr>
          <w:rFonts w:ascii="Calibri" w:hAnsi="Calibri" w:cs="Calibri"/>
          <w:b/>
          <w:bCs/>
          <w:color w:val="050505"/>
        </w:rPr>
        <w:t>19.</w:t>
      </w:r>
      <w:r w:rsidRPr="00C77F5E">
        <w:rPr>
          <w:rFonts w:ascii="Calibri" w:hAnsi="Calibri" w:cs="Calibri"/>
          <w:b/>
          <w:bCs/>
          <w:color w:val="050505"/>
        </w:rPr>
        <w:t>Parmi ces examens, lequel ne fait pas partie du bilan de surveillance d'un diabétique ? (RATT 2023 T28)</w:t>
      </w:r>
    </w:p>
    <w:p w14:paraId="0CF976F4"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 Glycémie et HbA1c</w:t>
      </w:r>
    </w:p>
    <w:p w14:paraId="59551454"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B. Créatinémie</w:t>
      </w:r>
    </w:p>
    <w:p w14:paraId="2FF9C25E"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C. Triglycérides et cholestérolémie</w:t>
      </w:r>
    </w:p>
    <w:p w14:paraId="1BA2608D"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D. Micro albuminurie</w:t>
      </w:r>
    </w:p>
    <w:p w14:paraId="3F5EB0E1"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E. Insulinémie</w:t>
      </w:r>
    </w:p>
    <w:tbl>
      <w:tblPr>
        <w:tblStyle w:val="Grilledutableau1"/>
        <w:tblW w:w="10668" w:type="dxa"/>
        <w:tblInd w:w="0" w:type="dxa"/>
        <w:tblCellMar>
          <w:top w:w="15" w:type="dxa"/>
          <w:left w:w="15" w:type="dxa"/>
          <w:bottom w:w="15" w:type="dxa"/>
          <w:right w:w="15" w:type="dxa"/>
        </w:tblCellMar>
        <w:tblLook w:val="04A0" w:firstRow="1" w:lastRow="0" w:firstColumn="1" w:lastColumn="0" w:noHBand="0" w:noVBand="1"/>
      </w:tblPr>
      <w:tblGrid>
        <w:gridCol w:w="568"/>
        <w:gridCol w:w="10100"/>
      </w:tblGrid>
      <w:tr w:rsidR="00241AE2" w:rsidRPr="00C77F5E" w14:paraId="3B87A0C1"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2EB46F4C"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E</w:t>
            </w:r>
          </w:p>
        </w:tc>
        <w:tc>
          <w:tcPr>
            <w:tcW w:w="10100" w:type="dxa"/>
            <w:tcBorders>
              <w:top w:val="single" w:sz="4" w:space="0" w:color="auto"/>
              <w:left w:val="outset" w:sz="6" w:space="0" w:color="auto"/>
              <w:bottom w:val="outset" w:sz="6" w:space="0" w:color="auto"/>
              <w:right w:val="outset" w:sz="6" w:space="0" w:color="auto"/>
            </w:tcBorders>
            <w:hideMark/>
          </w:tcPr>
          <w:p w14:paraId="5B1E7BFE"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On dose  pas l’insuline, par contre l’ajustement thérapeutique de l’insuline est fait on basant sur les valeurs de la glycémies ( à jeun et post prandiale )</w:t>
            </w:r>
          </w:p>
        </w:tc>
      </w:tr>
    </w:tbl>
    <w:p w14:paraId="5D2EF204" w14:textId="77777777" w:rsidR="00241AE2" w:rsidRPr="00C77F5E" w:rsidRDefault="00241AE2" w:rsidP="00241AE2">
      <w:pPr>
        <w:spacing w:line="20" w:lineRule="atLeast"/>
        <w:contextualSpacing/>
        <w:rPr>
          <w:rFonts w:ascii="Calibri" w:hAnsi="Calibri" w:cs="Calibri"/>
          <w:b/>
          <w:bCs/>
          <w:color w:val="050505"/>
        </w:rPr>
      </w:pPr>
    </w:p>
    <w:p w14:paraId="6D075E7D" w14:textId="77777777" w:rsidR="00241AE2" w:rsidRPr="00C77F5E" w:rsidRDefault="00241AE2" w:rsidP="00241AE2">
      <w:pPr>
        <w:spacing w:line="20" w:lineRule="atLeast"/>
        <w:contextualSpacing/>
        <w:rPr>
          <w:rFonts w:ascii="Calibri" w:hAnsi="Calibri" w:cs="Calibri"/>
          <w:b/>
          <w:bCs/>
          <w:color w:val="050505"/>
        </w:rPr>
      </w:pPr>
      <w:r w:rsidRPr="00C77F5E">
        <w:rPr>
          <w:rFonts w:ascii="Calibri" w:hAnsi="Calibri" w:cs="Calibri"/>
          <w:b/>
          <w:bCs/>
          <w:color w:val="050505"/>
        </w:rPr>
        <w:t>2</w:t>
      </w:r>
      <w:r>
        <w:rPr>
          <w:rFonts w:ascii="Calibri" w:hAnsi="Calibri" w:cs="Calibri"/>
          <w:b/>
          <w:bCs/>
          <w:color w:val="050505"/>
        </w:rPr>
        <w:t xml:space="preserve">0. </w:t>
      </w:r>
      <w:r w:rsidRPr="00C77F5E">
        <w:rPr>
          <w:rFonts w:ascii="Calibri" w:hAnsi="Calibri" w:cs="Calibri"/>
          <w:b/>
          <w:bCs/>
          <w:color w:val="050505"/>
        </w:rPr>
        <w:t>La physiopathologie du diabète de type 2 dans sa forme classique, comprend: (Cochez la réponse juste) (RATT 2023 T27)</w:t>
      </w:r>
    </w:p>
    <w:p w14:paraId="4EC0D5D9"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 Une carence en insuline de façon isolée</w:t>
      </w:r>
    </w:p>
    <w:p w14:paraId="56D8CA29"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B. Une résistance à l'insuline de façon isolée</w:t>
      </w:r>
    </w:p>
    <w:p w14:paraId="55D0690D"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C. Une destruction auto-immune à médiation cellulaire des cellules bêta</w:t>
      </w:r>
    </w:p>
    <w:p w14:paraId="375AEF9D"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D. Une destruction auto-immune à médiation humorale des cellules bêta</w:t>
      </w:r>
    </w:p>
    <w:p w14:paraId="36A73659"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E. Une insulinocarence et insulinorésistance</w:t>
      </w:r>
    </w:p>
    <w:tbl>
      <w:tblPr>
        <w:tblStyle w:val="Grilledutableau1"/>
        <w:tblW w:w="10668" w:type="dxa"/>
        <w:tblInd w:w="0" w:type="dxa"/>
        <w:tblCellMar>
          <w:top w:w="15" w:type="dxa"/>
          <w:left w:w="15" w:type="dxa"/>
          <w:bottom w:w="15" w:type="dxa"/>
          <w:right w:w="15" w:type="dxa"/>
        </w:tblCellMar>
        <w:tblLook w:val="04A0" w:firstRow="1" w:lastRow="0" w:firstColumn="1" w:lastColumn="0" w:noHBand="0" w:noVBand="1"/>
      </w:tblPr>
      <w:tblGrid>
        <w:gridCol w:w="568"/>
        <w:gridCol w:w="10100"/>
      </w:tblGrid>
      <w:tr w:rsidR="00241AE2" w:rsidRPr="00C77F5E" w14:paraId="366E95AB"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47DCC5C7"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E</w:t>
            </w:r>
          </w:p>
        </w:tc>
        <w:tc>
          <w:tcPr>
            <w:tcW w:w="10100" w:type="dxa"/>
            <w:tcBorders>
              <w:top w:val="single" w:sz="4" w:space="0" w:color="auto"/>
              <w:left w:val="outset" w:sz="6" w:space="0" w:color="auto"/>
              <w:bottom w:val="outset" w:sz="6" w:space="0" w:color="auto"/>
              <w:right w:val="outset" w:sz="6" w:space="0" w:color="auto"/>
            </w:tcBorders>
            <w:hideMark/>
          </w:tcPr>
          <w:p w14:paraId="7B9C4E23"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l’insulinorésistance prédomine au début de la maladie et aggrave l’insulinocarence qui apparait à un stade évolué dans le0 DT2</w:t>
            </w:r>
          </w:p>
        </w:tc>
      </w:tr>
    </w:tbl>
    <w:p w14:paraId="4B708BD3" w14:textId="77777777" w:rsidR="00241AE2" w:rsidRPr="00C77F5E" w:rsidRDefault="00241AE2" w:rsidP="00241AE2">
      <w:pPr>
        <w:spacing w:line="20" w:lineRule="atLeast"/>
        <w:contextualSpacing/>
        <w:rPr>
          <w:rFonts w:ascii="Calibri" w:hAnsi="Calibri" w:cs="Calibri"/>
          <w:b/>
          <w:bCs/>
          <w:color w:val="050505"/>
        </w:rPr>
      </w:pPr>
    </w:p>
    <w:p w14:paraId="37B0FB2A" w14:textId="77777777" w:rsidR="00241AE2" w:rsidRPr="00C77F5E" w:rsidRDefault="00241AE2" w:rsidP="00241AE2">
      <w:pPr>
        <w:spacing w:line="20" w:lineRule="atLeast"/>
        <w:contextualSpacing/>
        <w:rPr>
          <w:rFonts w:ascii="Calibri" w:hAnsi="Calibri" w:cs="Calibri"/>
          <w:b/>
          <w:bCs/>
          <w:color w:val="050505"/>
        </w:rPr>
      </w:pPr>
      <w:r w:rsidRPr="00C77F5E">
        <w:rPr>
          <w:rFonts w:ascii="Calibri" w:hAnsi="Calibri" w:cs="Calibri"/>
          <w:b/>
          <w:bCs/>
          <w:color w:val="050505"/>
        </w:rPr>
        <w:t>2</w:t>
      </w:r>
      <w:r>
        <w:rPr>
          <w:rFonts w:ascii="Calibri" w:hAnsi="Calibri" w:cs="Calibri"/>
          <w:b/>
          <w:bCs/>
          <w:color w:val="050505"/>
        </w:rPr>
        <w:t>1.</w:t>
      </w:r>
      <w:r w:rsidRPr="00C77F5E">
        <w:rPr>
          <w:rFonts w:ascii="Calibri" w:hAnsi="Calibri" w:cs="Calibri"/>
          <w:b/>
          <w:bCs/>
          <w:color w:val="050505"/>
        </w:rPr>
        <w:t xml:space="preserve"> Enumérez les facteurs de risque du diabète gestationnel : (Cochez la réponse fausse) (RATT 2023 T26)</w:t>
      </w:r>
    </w:p>
    <w:p w14:paraId="1BA0481C"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 Age 30 ans</w:t>
      </w:r>
    </w:p>
    <w:p w14:paraId="6EFB2972"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B. Surcharge pondérale ou obésité</w:t>
      </w:r>
    </w:p>
    <w:p w14:paraId="3471DAFF"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C. Antécédents familiaux de diabète sucré type 2</w:t>
      </w:r>
    </w:p>
    <w:p w14:paraId="0EEB47B9"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D. Antécédents personnels lors des grossesses précédentes de diabète gestationnel</w:t>
      </w:r>
    </w:p>
    <w:p w14:paraId="732B4AF0"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E. ATCDS de macrosomie</w:t>
      </w:r>
    </w:p>
    <w:p w14:paraId="5EE6C502"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 xml:space="preserve"> </w:t>
      </w:r>
    </w:p>
    <w:tbl>
      <w:tblPr>
        <w:tblStyle w:val="Grilledutableau1"/>
        <w:tblW w:w="10668" w:type="dxa"/>
        <w:tblInd w:w="0" w:type="dxa"/>
        <w:tblCellMar>
          <w:top w:w="15" w:type="dxa"/>
          <w:left w:w="15" w:type="dxa"/>
          <w:bottom w:w="15" w:type="dxa"/>
          <w:right w:w="15" w:type="dxa"/>
        </w:tblCellMar>
        <w:tblLook w:val="04A0" w:firstRow="1" w:lastRow="0" w:firstColumn="1" w:lastColumn="0" w:noHBand="0" w:noVBand="1"/>
      </w:tblPr>
      <w:tblGrid>
        <w:gridCol w:w="568"/>
        <w:gridCol w:w="10100"/>
      </w:tblGrid>
      <w:tr w:rsidR="00241AE2" w:rsidRPr="00C77F5E" w14:paraId="1590AA17"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5620C640"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A</w:t>
            </w:r>
          </w:p>
        </w:tc>
        <w:tc>
          <w:tcPr>
            <w:tcW w:w="10100" w:type="dxa"/>
            <w:tcBorders>
              <w:top w:val="single" w:sz="4" w:space="0" w:color="auto"/>
              <w:left w:val="outset" w:sz="6" w:space="0" w:color="auto"/>
              <w:bottom w:val="outset" w:sz="6" w:space="0" w:color="auto"/>
              <w:right w:val="outset" w:sz="6" w:space="0" w:color="auto"/>
            </w:tcBorders>
            <w:hideMark/>
          </w:tcPr>
          <w:p w14:paraId="42626E00"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b/>
                <w:bCs/>
              </w:rPr>
              <w:t>Les facteurs de risque de diabète gestationnel incluent</w:t>
            </w:r>
            <w:r w:rsidRPr="00C77F5E">
              <w:rPr>
                <w:rFonts w:ascii="Calibri" w:hAnsi="Calibri" w:cs="Calibri"/>
              </w:rPr>
              <w:t>:</w:t>
            </w:r>
          </w:p>
          <w:p w14:paraId="5522CD4A"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1. Obésité ou surpoids avant la grossesse</w:t>
            </w:r>
          </w:p>
          <w:p w14:paraId="332A812D"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2. Antécédents familiaux de diabète, de macrosomie, d’accouchement prématuré, de MIU, d’hydramnios, de toxémie gravidique, d’HTA, d’infections urinaires répétées..</w:t>
            </w:r>
          </w:p>
          <w:p w14:paraId="00AA6767"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3. Âge avancé de la mère (plus de 35 ans)</w:t>
            </w:r>
          </w:p>
          <w:p w14:paraId="244D9BE8"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4. Origine ethnique (les femmes d'origine africaine, hispanique, asiatique ou amérindienne ont un risque plus élevé)</w:t>
            </w:r>
          </w:p>
          <w:p w14:paraId="5062E3AE"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5. Hypertension artérielle</w:t>
            </w:r>
          </w:p>
          <w:p w14:paraId="7CC56BBA"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6. Syndrome des ovaires polykystiques (SOPK)</w:t>
            </w:r>
          </w:p>
          <w:p w14:paraId="3CC2BB1A"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7. Historique de diabète gestationnel lors d'une grossesse précédente</w:t>
            </w:r>
          </w:p>
        </w:tc>
      </w:tr>
    </w:tbl>
    <w:p w14:paraId="69D9FF6E" w14:textId="77777777" w:rsidR="00241AE2" w:rsidRPr="00C77F5E" w:rsidRDefault="00241AE2" w:rsidP="00241AE2">
      <w:pPr>
        <w:spacing w:after="0"/>
        <w:contextualSpacing/>
        <w:rPr>
          <w:rFonts w:ascii="Calibri" w:hAnsi="Calibri" w:cs="Calibri"/>
          <w:b/>
          <w:bCs/>
        </w:rPr>
      </w:pPr>
    </w:p>
    <w:p w14:paraId="6B291F50" w14:textId="77777777" w:rsidR="00241AE2" w:rsidRPr="00C77F5E" w:rsidRDefault="00241AE2" w:rsidP="00241AE2">
      <w:pPr>
        <w:spacing w:after="0"/>
        <w:contextualSpacing/>
        <w:rPr>
          <w:rFonts w:ascii="Calibri" w:hAnsi="Calibri" w:cs="Calibri"/>
        </w:rPr>
      </w:pPr>
      <w:r>
        <w:rPr>
          <w:rFonts w:ascii="Calibri" w:hAnsi="Calibri" w:cs="Calibri"/>
          <w:b/>
          <w:bCs/>
        </w:rPr>
        <w:t>22.</w:t>
      </w:r>
      <w:r w:rsidRPr="00C77F5E">
        <w:rPr>
          <w:rFonts w:ascii="Calibri" w:hAnsi="Calibri" w:cs="Calibri"/>
          <w:b/>
          <w:bCs/>
        </w:rPr>
        <w:t xml:space="preserve"> Les objectifs glycémiques chez la femme enceinte sont : (P3 2023 T32)</w:t>
      </w:r>
    </w:p>
    <w:p w14:paraId="23A31FA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 Une glycémie a jeun&lt;100 mg/dl </w:t>
      </w:r>
    </w:p>
    <w:p w14:paraId="4402DAA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Une glycémie a jeun&lt;95 mg/dl </w:t>
      </w:r>
    </w:p>
    <w:p w14:paraId="3C8A47D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3. Une glycémie moyenne à 130 mg/dl </w:t>
      </w:r>
    </w:p>
    <w:p w14:paraId="1FF254B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4. Une glycémie postprandiale à 2h &lt;a 140 mg/dl </w:t>
      </w:r>
    </w:p>
    <w:p w14:paraId="2EA92CB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5. Une glycémie postprandiale à 2h &lt;à 120 mg/dl </w:t>
      </w:r>
    </w:p>
    <w:p w14:paraId="2B24B3A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Propositiones: </w:t>
      </w:r>
    </w:p>
    <w:p w14:paraId="3A0D0BB3"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 2+5 </w:t>
      </w:r>
    </w:p>
    <w:p w14:paraId="21869970"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2+4 </w:t>
      </w:r>
    </w:p>
    <w:p w14:paraId="43B9152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C:2+4+5 </w:t>
      </w:r>
    </w:p>
    <w:p w14:paraId="2E6CA31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2+3+5 </w:t>
      </w:r>
    </w:p>
    <w:p w14:paraId="18B8F50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 3+4 </w:t>
      </w:r>
    </w:p>
    <w:p w14:paraId="0A9DFC2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203" w:type="dxa"/>
        <w:tblInd w:w="-2" w:type="dxa"/>
        <w:tblLook w:val="04A0" w:firstRow="1" w:lastRow="0" w:firstColumn="1" w:lastColumn="0" w:noHBand="0" w:noVBand="1"/>
      </w:tblPr>
      <w:tblGrid>
        <w:gridCol w:w="567"/>
        <w:gridCol w:w="9636"/>
      </w:tblGrid>
      <w:tr w:rsidR="00241AE2" w:rsidRPr="00C77F5E" w14:paraId="047BFB62" w14:textId="77777777" w:rsidTr="00773906">
        <w:tc>
          <w:tcPr>
            <w:tcW w:w="567" w:type="dxa"/>
          </w:tcPr>
          <w:p w14:paraId="69DFCE8B"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A</w:t>
            </w:r>
          </w:p>
        </w:tc>
        <w:tc>
          <w:tcPr>
            <w:tcW w:w="9636" w:type="dxa"/>
          </w:tcPr>
          <w:p w14:paraId="4A038AE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objectifs glycémiques chez la femme enceinte</w:t>
            </w:r>
          </w:p>
          <w:p w14:paraId="04F59D8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 </w:t>
            </w:r>
            <w:r w:rsidRPr="00C77F5E">
              <w:rPr>
                <w:rFonts w:ascii="Calibri" w:hAnsi="Calibri" w:cs="Calibri"/>
                <w:b/>
                <w:bCs/>
                <w:lang w:eastAsia="en-US"/>
              </w:rPr>
              <w:t>Avant les repas</w:t>
            </w:r>
            <w:r w:rsidRPr="00C77F5E">
              <w:rPr>
                <w:rFonts w:ascii="Calibri" w:hAnsi="Calibri" w:cs="Calibri"/>
                <w:lang w:eastAsia="en-US"/>
              </w:rPr>
              <w:t xml:space="preserve"> : entre 60 et 95 mg/dL (3,3 et 5,3 mmol/L)</w:t>
            </w:r>
          </w:p>
          <w:p w14:paraId="5DA958C6"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 </w:t>
            </w:r>
            <w:r w:rsidRPr="00C77F5E">
              <w:rPr>
                <w:rFonts w:ascii="Calibri" w:hAnsi="Calibri" w:cs="Calibri"/>
                <w:b/>
                <w:bCs/>
                <w:lang w:eastAsia="en-US"/>
              </w:rPr>
              <w:t>Une heure après les repas</w:t>
            </w:r>
            <w:r w:rsidRPr="00C77F5E">
              <w:rPr>
                <w:rFonts w:ascii="Calibri" w:hAnsi="Calibri" w:cs="Calibri"/>
                <w:lang w:eastAsia="en-US"/>
              </w:rPr>
              <w:t xml:space="preserve"> : inférieur à 140 mg/dL (7,8 mmol/L)</w:t>
            </w:r>
          </w:p>
          <w:p w14:paraId="44BF932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 </w:t>
            </w:r>
            <w:r w:rsidRPr="00C77F5E">
              <w:rPr>
                <w:rFonts w:ascii="Calibri" w:hAnsi="Calibri" w:cs="Calibri"/>
                <w:b/>
                <w:bCs/>
                <w:lang w:eastAsia="en-US"/>
              </w:rPr>
              <w:t>Deux heures après les repas</w:t>
            </w:r>
            <w:r w:rsidRPr="00C77F5E">
              <w:rPr>
                <w:rFonts w:ascii="Calibri" w:hAnsi="Calibri" w:cs="Calibri"/>
                <w:lang w:eastAsia="en-US"/>
              </w:rPr>
              <w:t xml:space="preserve"> : inférieur à 120 mg/dL (6,7 mmol/L)</w:t>
            </w:r>
          </w:p>
        </w:tc>
      </w:tr>
    </w:tbl>
    <w:p w14:paraId="2367A064" w14:textId="77777777" w:rsidR="00241AE2" w:rsidRPr="00C77F5E" w:rsidRDefault="00241AE2" w:rsidP="00241AE2">
      <w:pPr>
        <w:shd w:val="clear" w:color="auto" w:fill="FFFFFF"/>
        <w:spacing w:after="0"/>
        <w:contextualSpacing/>
        <w:rPr>
          <w:rFonts w:ascii="Calibri" w:hAnsi="Calibri" w:cs="Calibri"/>
          <w:b/>
          <w:bCs/>
        </w:rPr>
      </w:pPr>
    </w:p>
    <w:p w14:paraId="5980E23C"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2</w:t>
      </w:r>
      <w:r>
        <w:rPr>
          <w:rFonts w:ascii="Calibri" w:hAnsi="Calibri" w:cs="Calibri"/>
          <w:b/>
          <w:bCs/>
        </w:rPr>
        <w:t>3.</w:t>
      </w:r>
      <w:r w:rsidRPr="00C77F5E">
        <w:rPr>
          <w:rFonts w:ascii="Calibri" w:hAnsi="Calibri" w:cs="Calibri"/>
          <w:b/>
          <w:bCs/>
        </w:rPr>
        <w:t xml:space="preserve"> Les facteurs de risque du diabète gestationnel sont: (Cocher la RJ) (P2 2023 T29)</w:t>
      </w:r>
    </w:p>
    <w:p w14:paraId="407403B2"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L'excès de poids</w:t>
      </w:r>
    </w:p>
    <w:p w14:paraId="3DBE8CB8"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Les antécédents familiaux de diabète type2</w:t>
      </w:r>
    </w:p>
    <w:p w14:paraId="52294C81"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Petit poids de naissance à la précédente grossesse</w:t>
      </w:r>
    </w:p>
    <w:p w14:paraId="1568CCA7"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Macrosomie à la précédente grossesse</w:t>
      </w:r>
    </w:p>
    <w:p w14:paraId="707FE9B3"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AGE&gt; 30 ans</w:t>
      </w:r>
    </w:p>
    <w:p w14:paraId="7635595B"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 A(1+2+4) B (1+2+3) C (1+2+3+5) D(1+2+4+5) E(1+2+5)</w:t>
      </w:r>
    </w:p>
    <w:p w14:paraId="77B1F676"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 xml:space="preserve"> </w:t>
      </w:r>
    </w:p>
    <w:tbl>
      <w:tblPr>
        <w:tblStyle w:val="TableGrid"/>
        <w:tblW w:w="10345" w:type="dxa"/>
        <w:tblInd w:w="-2" w:type="dxa"/>
        <w:tblLook w:val="04A0" w:firstRow="1" w:lastRow="0" w:firstColumn="1" w:lastColumn="0" w:noHBand="0" w:noVBand="1"/>
      </w:tblPr>
      <w:tblGrid>
        <w:gridCol w:w="404"/>
        <w:gridCol w:w="9941"/>
      </w:tblGrid>
      <w:tr w:rsidR="00241AE2" w:rsidRPr="00C77F5E" w14:paraId="5253615F" w14:textId="77777777" w:rsidTr="00773906">
        <w:tc>
          <w:tcPr>
            <w:tcW w:w="0" w:type="auto"/>
          </w:tcPr>
          <w:p w14:paraId="0148F73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941" w:type="dxa"/>
          </w:tcPr>
          <w:p w14:paraId="673FE30C" w14:textId="77777777" w:rsidR="00241AE2" w:rsidRPr="00C77F5E" w:rsidRDefault="00241AE2" w:rsidP="00773906">
            <w:pPr>
              <w:shd w:val="clear" w:color="auto" w:fill="FFFFFF"/>
              <w:contextualSpacing/>
              <w:rPr>
                <w:rFonts w:ascii="Calibri" w:hAnsi="Calibri" w:cs="Calibri"/>
                <w:u w:val="single"/>
                <w:lang w:eastAsia="en-US"/>
              </w:rPr>
            </w:pPr>
            <w:r w:rsidRPr="00C77F5E">
              <w:rPr>
                <w:rFonts w:ascii="Calibri" w:hAnsi="Calibri" w:cs="Calibri"/>
                <w:u w:val="single"/>
                <w:lang w:eastAsia="en-US"/>
              </w:rPr>
              <w:t>Les facteurs de risque du diabète gestationnel sont bien identifiés :</w:t>
            </w:r>
          </w:p>
          <w:p w14:paraId="18F631CF" w14:textId="77777777" w:rsidR="00241AE2" w:rsidRPr="00C77F5E" w:rsidRDefault="00241AE2">
            <w:pPr>
              <w:numPr>
                <w:ilvl w:val="0"/>
                <w:numId w:val="36"/>
              </w:numPr>
              <w:shd w:val="clear" w:color="auto" w:fill="FFFFFF"/>
              <w:spacing w:after="0"/>
              <w:ind w:left="0"/>
              <w:contextualSpacing/>
              <w:textAlignment w:val="baseline"/>
              <w:rPr>
                <w:rFonts w:ascii="Calibri" w:hAnsi="Calibri" w:cs="Calibri"/>
                <w:b/>
                <w:bCs/>
                <w:lang w:eastAsia="en-US"/>
              </w:rPr>
            </w:pPr>
            <w:r w:rsidRPr="00C77F5E">
              <w:rPr>
                <w:rFonts w:ascii="Calibri" w:hAnsi="Calibri" w:cs="Calibri"/>
                <w:b/>
                <w:bCs/>
                <w:lang w:eastAsia="en-US"/>
              </w:rPr>
              <w:t>-</w:t>
            </w:r>
            <w:r w:rsidRPr="00C77F5E">
              <w:rPr>
                <w:rFonts w:ascii="Calibri" w:hAnsi="Calibri" w:cs="Calibri"/>
                <w:b/>
                <w:bCs/>
                <w:shd w:val="clear" w:color="auto" w:fill="FFFFFF"/>
                <w:lang w:eastAsia="en-US"/>
              </w:rPr>
              <w:t>Surpoids</w:t>
            </w:r>
            <w:r w:rsidRPr="00C77F5E">
              <w:rPr>
                <w:rFonts w:ascii="Calibri" w:hAnsi="Calibri" w:cs="Calibri"/>
                <w:b/>
                <w:bCs/>
                <w:lang w:eastAsia="en-US"/>
              </w:rPr>
              <w:t xml:space="preserve"> </w:t>
            </w:r>
            <w:r w:rsidRPr="00C77F5E">
              <w:rPr>
                <w:rFonts w:ascii="Calibri" w:hAnsi="Calibri" w:cs="Calibri"/>
                <w:lang w:eastAsia="en-US"/>
              </w:rPr>
              <w:t>ou obésité maternelle,</w:t>
            </w:r>
          </w:p>
          <w:p w14:paraId="37E18719" w14:textId="77777777" w:rsidR="00241AE2" w:rsidRPr="00C77F5E" w:rsidRDefault="00241AE2">
            <w:pPr>
              <w:numPr>
                <w:ilvl w:val="0"/>
                <w:numId w:val="36"/>
              </w:numPr>
              <w:shd w:val="clear" w:color="auto" w:fill="FFFFFF"/>
              <w:spacing w:after="0"/>
              <w:ind w:left="0"/>
              <w:contextualSpacing/>
              <w:textAlignment w:val="baseline"/>
              <w:rPr>
                <w:rFonts w:ascii="Calibri" w:hAnsi="Calibri" w:cs="Calibri"/>
                <w:b/>
                <w:bCs/>
                <w:lang w:eastAsia="en-US"/>
              </w:rPr>
            </w:pPr>
            <w:r w:rsidRPr="00C77F5E">
              <w:rPr>
                <w:rFonts w:ascii="Calibri" w:hAnsi="Calibri" w:cs="Calibri"/>
                <w:b/>
                <w:bCs/>
                <w:lang w:eastAsia="en-US"/>
              </w:rPr>
              <w:t>-</w:t>
            </w:r>
            <w:r w:rsidRPr="00C77F5E">
              <w:rPr>
                <w:rFonts w:ascii="Calibri" w:hAnsi="Calibri" w:cs="Calibri"/>
                <w:b/>
                <w:bCs/>
                <w:shd w:val="clear" w:color="auto" w:fill="FFFFFF"/>
                <w:lang w:eastAsia="en-US"/>
              </w:rPr>
              <w:t>Antécédents familiaux de diabète type 2</w:t>
            </w:r>
            <w:r w:rsidRPr="00C77F5E">
              <w:rPr>
                <w:rFonts w:ascii="Calibri" w:hAnsi="Calibri" w:cs="Calibri"/>
                <w:b/>
                <w:bCs/>
                <w:lang w:eastAsia="en-US"/>
              </w:rPr>
              <w:t xml:space="preserve"> </w:t>
            </w:r>
            <w:r w:rsidRPr="00C77F5E">
              <w:rPr>
                <w:rFonts w:ascii="Calibri" w:hAnsi="Calibri" w:cs="Calibri"/>
                <w:lang w:eastAsia="en-US"/>
              </w:rPr>
              <w:t>chez les parents ou frères et sœurs,</w:t>
            </w:r>
          </w:p>
          <w:p w14:paraId="6208AD10" w14:textId="77777777" w:rsidR="00241AE2" w:rsidRPr="00C77F5E" w:rsidRDefault="00241AE2">
            <w:pPr>
              <w:numPr>
                <w:ilvl w:val="0"/>
                <w:numId w:val="36"/>
              </w:numPr>
              <w:shd w:val="clear" w:color="auto" w:fill="FFFFFF"/>
              <w:spacing w:after="0"/>
              <w:ind w:left="0"/>
              <w:contextualSpacing/>
              <w:textAlignment w:val="baseline"/>
              <w:rPr>
                <w:rFonts w:ascii="Calibri" w:hAnsi="Calibri" w:cs="Calibri"/>
                <w:b/>
                <w:bCs/>
                <w:lang w:eastAsia="en-US"/>
              </w:rPr>
            </w:pPr>
            <w:r w:rsidRPr="00C77F5E">
              <w:rPr>
                <w:rFonts w:ascii="Calibri" w:hAnsi="Calibri" w:cs="Calibri"/>
                <w:b/>
                <w:bCs/>
                <w:lang w:eastAsia="en-US"/>
              </w:rPr>
              <w:t>-</w:t>
            </w:r>
            <w:r w:rsidRPr="00C77F5E">
              <w:rPr>
                <w:rFonts w:ascii="Calibri" w:hAnsi="Calibri" w:cs="Calibri"/>
                <w:b/>
                <w:bCs/>
                <w:shd w:val="clear" w:color="auto" w:fill="FFFFFF"/>
                <w:lang w:eastAsia="en-US"/>
              </w:rPr>
              <w:t>Âge supérieur à 30 ans</w:t>
            </w:r>
          </w:p>
          <w:p w14:paraId="01E416A2" w14:textId="77777777" w:rsidR="00241AE2" w:rsidRPr="00C77F5E" w:rsidRDefault="00241AE2">
            <w:pPr>
              <w:numPr>
                <w:ilvl w:val="0"/>
                <w:numId w:val="36"/>
              </w:numPr>
              <w:shd w:val="clear" w:color="auto" w:fill="FFFFFF"/>
              <w:spacing w:after="0"/>
              <w:ind w:left="0"/>
              <w:contextualSpacing/>
              <w:textAlignment w:val="baseline"/>
              <w:rPr>
                <w:rFonts w:ascii="Calibri" w:hAnsi="Calibri" w:cs="Calibri"/>
                <w:lang w:eastAsia="en-US"/>
              </w:rPr>
            </w:pPr>
            <w:r w:rsidRPr="00C77F5E">
              <w:rPr>
                <w:rFonts w:ascii="Calibri" w:hAnsi="Calibri" w:cs="Calibri"/>
                <w:b/>
                <w:bCs/>
                <w:lang w:eastAsia="en-US"/>
              </w:rPr>
              <w:t>-</w:t>
            </w:r>
            <w:r w:rsidRPr="00C77F5E">
              <w:rPr>
                <w:rFonts w:ascii="Calibri" w:hAnsi="Calibri" w:cs="Calibri"/>
                <w:b/>
                <w:bCs/>
                <w:shd w:val="clear" w:color="auto" w:fill="FFFFFF"/>
                <w:lang w:eastAsia="en-US"/>
              </w:rPr>
              <w:t>Antécédents</w:t>
            </w:r>
            <w:r w:rsidRPr="00C77F5E">
              <w:rPr>
                <w:rFonts w:ascii="Calibri" w:hAnsi="Calibri" w:cs="Calibri"/>
                <w:b/>
                <w:bCs/>
                <w:lang w:eastAsia="en-US"/>
              </w:rPr>
              <w:t xml:space="preserve"> </w:t>
            </w:r>
            <w:r w:rsidRPr="00C77F5E">
              <w:rPr>
                <w:rFonts w:ascii="Calibri" w:hAnsi="Calibri" w:cs="Calibri"/>
                <w:b/>
                <w:bCs/>
                <w:shd w:val="clear" w:color="auto" w:fill="FFFFFF"/>
                <w:lang w:eastAsia="en-US"/>
              </w:rPr>
              <w:t>de macrosomie fœtale</w:t>
            </w:r>
            <w:r w:rsidRPr="00C77F5E">
              <w:rPr>
                <w:rFonts w:ascii="Calibri" w:hAnsi="Calibri" w:cs="Calibri"/>
                <w:lang w:eastAsia="en-US"/>
              </w:rPr>
              <w:t xml:space="preserve"> (bébé de plus de 4 kg à la naissance),</w:t>
            </w:r>
          </w:p>
          <w:p w14:paraId="2644F3D5" w14:textId="77777777" w:rsidR="00241AE2" w:rsidRPr="00C77F5E" w:rsidRDefault="00241AE2">
            <w:pPr>
              <w:numPr>
                <w:ilvl w:val="0"/>
                <w:numId w:val="36"/>
              </w:numPr>
              <w:shd w:val="clear" w:color="auto" w:fill="FFFFFF"/>
              <w:spacing w:after="0"/>
              <w:ind w:left="0"/>
              <w:contextualSpacing/>
              <w:textAlignment w:val="baseline"/>
              <w:rPr>
                <w:rFonts w:ascii="Calibri" w:hAnsi="Calibri" w:cs="Calibri"/>
                <w:lang w:eastAsia="en-US"/>
              </w:rPr>
            </w:pPr>
            <w:r w:rsidRPr="00C77F5E">
              <w:rPr>
                <w:rFonts w:ascii="Calibri" w:hAnsi="Calibri" w:cs="Calibri"/>
                <w:lang w:eastAsia="en-US"/>
              </w:rPr>
              <w:t>-</w:t>
            </w:r>
            <w:r w:rsidRPr="00C77F5E">
              <w:rPr>
                <w:rFonts w:ascii="Calibri" w:hAnsi="Calibri" w:cs="Calibri"/>
                <w:shd w:val="clear" w:color="auto" w:fill="FFFFFF"/>
                <w:lang w:eastAsia="en-US"/>
              </w:rPr>
              <w:t>Antécédents de diabète gestationnel, accouchement prématuré, de MIU, hydramnios, de toxémie geavidique, d’HTA, infections urinaires répétées..</w:t>
            </w:r>
          </w:p>
          <w:p w14:paraId="3E4B07F3" w14:textId="77777777" w:rsidR="00241AE2" w:rsidRPr="00C77F5E" w:rsidRDefault="00241AE2" w:rsidP="00773906">
            <w:pPr>
              <w:shd w:val="clear" w:color="auto" w:fill="FFFFFF"/>
              <w:contextualSpacing/>
              <w:rPr>
                <w:rFonts w:ascii="Calibri" w:hAnsi="Calibri" w:cs="Calibri"/>
                <w:lang w:eastAsia="en-US"/>
              </w:rPr>
            </w:pPr>
            <w:r w:rsidRPr="00C77F5E">
              <w:rPr>
                <w:rFonts w:ascii="Calibri" w:hAnsi="Calibri" w:cs="Calibri"/>
                <w:lang w:eastAsia="en-US"/>
              </w:rPr>
              <w:t>Cependant, près de la moitié des diabètes gestationnels n’apparaît alors qu’il n’y a aucun facteur de risque notable.</w:t>
            </w:r>
          </w:p>
          <w:p w14:paraId="5F7CD063" w14:textId="77777777" w:rsidR="00241AE2" w:rsidRPr="00C77F5E" w:rsidRDefault="00241AE2" w:rsidP="00773906">
            <w:pPr>
              <w:contextualSpacing/>
              <w:rPr>
                <w:rFonts w:ascii="Calibri" w:hAnsi="Calibri" w:cs="Calibri"/>
                <w:lang w:eastAsia="en-US"/>
              </w:rPr>
            </w:pPr>
          </w:p>
        </w:tc>
      </w:tr>
    </w:tbl>
    <w:p w14:paraId="63CB5991" w14:textId="77777777" w:rsidR="00241AE2" w:rsidRPr="00C77F5E" w:rsidRDefault="00241AE2" w:rsidP="00241AE2">
      <w:pPr>
        <w:shd w:val="clear" w:color="auto" w:fill="FFFFFF"/>
        <w:spacing w:after="0"/>
        <w:contextualSpacing/>
        <w:rPr>
          <w:rFonts w:ascii="Calibri" w:hAnsi="Calibri" w:cs="Calibri"/>
          <w:b/>
          <w:bCs/>
        </w:rPr>
      </w:pPr>
    </w:p>
    <w:p w14:paraId="0B380AA3"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2</w:t>
      </w:r>
      <w:r>
        <w:rPr>
          <w:rFonts w:ascii="Calibri" w:hAnsi="Calibri" w:cs="Calibri"/>
          <w:b/>
          <w:bCs/>
        </w:rPr>
        <w:t xml:space="preserve">4. </w:t>
      </w:r>
      <w:r w:rsidRPr="00C77F5E">
        <w:rPr>
          <w:rFonts w:ascii="Calibri" w:hAnsi="Calibri" w:cs="Calibri"/>
          <w:b/>
          <w:bCs/>
        </w:rPr>
        <w:t>L'HbA1c peut être faussée par :(Cocher la RJ) (P2 2023 T28)</w:t>
      </w:r>
    </w:p>
    <w:p w14:paraId="7FFCC576"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Une hémoglobinopathie</w:t>
      </w:r>
    </w:p>
    <w:p w14:paraId="1F302D31"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Une anémie hémolytique</w:t>
      </w:r>
    </w:p>
    <w:p w14:paraId="164264E1"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Une transfusion</w:t>
      </w:r>
    </w:p>
    <w:p w14:paraId="0C24C86F"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Une insuffisance hépatique ou rénale sévère</w:t>
      </w:r>
    </w:p>
    <w:p w14:paraId="7A2A02BE"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Une cétose.</w:t>
      </w:r>
    </w:p>
    <w:p w14:paraId="38B82A9C"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p w14:paraId="0C47789E"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A (1+2+4+5) B(1+2+3+4) C(1+2+3+5) D(1+2+3+4+5) E(3+4+5)</w:t>
      </w:r>
    </w:p>
    <w:p w14:paraId="2CEB05FD"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10345" w:type="dxa"/>
        <w:tblInd w:w="-2" w:type="dxa"/>
        <w:tblLook w:val="04A0" w:firstRow="1" w:lastRow="0" w:firstColumn="1" w:lastColumn="0" w:noHBand="0" w:noVBand="1"/>
      </w:tblPr>
      <w:tblGrid>
        <w:gridCol w:w="394"/>
        <w:gridCol w:w="9951"/>
      </w:tblGrid>
      <w:tr w:rsidR="00241AE2" w:rsidRPr="00C77F5E" w14:paraId="2AFDEB76" w14:textId="77777777" w:rsidTr="00773906">
        <w:tc>
          <w:tcPr>
            <w:tcW w:w="0" w:type="auto"/>
          </w:tcPr>
          <w:p w14:paraId="4F51846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lastRenderedPageBreak/>
              <w:t>B</w:t>
            </w:r>
          </w:p>
        </w:tc>
        <w:tc>
          <w:tcPr>
            <w:tcW w:w="9951" w:type="dxa"/>
          </w:tcPr>
          <w:p w14:paraId="0551B79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5- La cétose diabétique inaugurale constitue une circonstance fréquente de découverte du diabète. Le taux de l’HbA1c est habituellement très élevé à la découverte, donc la cétose ne fausse pas les résultats de Hba1c.</w:t>
            </w:r>
          </w:p>
        </w:tc>
      </w:tr>
    </w:tbl>
    <w:p w14:paraId="6A3ED725" w14:textId="77777777" w:rsidR="00241AE2" w:rsidRPr="00C77F5E" w:rsidRDefault="00241AE2" w:rsidP="00241AE2">
      <w:pPr>
        <w:shd w:val="clear" w:color="auto" w:fill="FFFFFF"/>
        <w:spacing w:after="0"/>
        <w:contextualSpacing/>
        <w:rPr>
          <w:rFonts w:ascii="Calibri" w:hAnsi="Calibri" w:cs="Calibri"/>
          <w:b/>
          <w:bCs/>
        </w:rPr>
      </w:pPr>
    </w:p>
    <w:p w14:paraId="07D09903"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2</w:t>
      </w:r>
      <w:r>
        <w:rPr>
          <w:rFonts w:ascii="Calibri" w:hAnsi="Calibri" w:cs="Calibri"/>
          <w:b/>
          <w:bCs/>
        </w:rPr>
        <w:t>5.</w:t>
      </w:r>
      <w:r w:rsidRPr="00C77F5E">
        <w:rPr>
          <w:rFonts w:ascii="Calibri" w:hAnsi="Calibri" w:cs="Calibri"/>
          <w:b/>
          <w:bCs/>
        </w:rPr>
        <w:t xml:space="preserve"> Les anticorps dirigés contre les cellules béta du pancréas sont : (Cocher la RJ) (P2 2023 T27)</w:t>
      </w:r>
    </w:p>
    <w:p w14:paraId="688AB126" w14:textId="77777777" w:rsidR="00241AE2" w:rsidRPr="00A70231" w:rsidRDefault="00241AE2" w:rsidP="00241AE2">
      <w:pPr>
        <w:shd w:val="clear" w:color="auto" w:fill="FFFFFF"/>
        <w:spacing w:after="0"/>
        <w:contextualSpacing/>
        <w:rPr>
          <w:rFonts w:ascii="Calibri" w:hAnsi="Calibri" w:cs="Calibri"/>
          <w:lang w:val="en-GB"/>
        </w:rPr>
      </w:pPr>
      <w:r w:rsidRPr="00A70231">
        <w:rPr>
          <w:rFonts w:ascii="Calibri" w:hAnsi="Calibri" w:cs="Calibri"/>
          <w:lang w:val="en-GB"/>
        </w:rPr>
        <w:t>1. AC anti ICA</w:t>
      </w:r>
    </w:p>
    <w:p w14:paraId="2BBAED53" w14:textId="77777777" w:rsidR="00241AE2" w:rsidRPr="00A70231" w:rsidRDefault="00241AE2" w:rsidP="00241AE2">
      <w:pPr>
        <w:shd w:val="clear" w:color="auto" w:fill="FFFFFF"/>
        <w:spacing w:after="0"/>
        <w:contextualSpacing/>
        <w:rPr>
          <w:rFonts w:ascii="Calibri" w:hAnsi="Calibri" w:cs="Calibri"/>
          <w:lang w:val="en-GB"/>
        </w:rPr>
      </w:pPr>
      <w:r w:rsidRPr="00A70231">
        <w:rPr>
          <w:rFonts w:ascii="Calibri" w:hAnsi="Calibri" w:cs="Calibri"/>
          <w:lang w:val="en-GB"/>
        </w:rPr>
        <w:t>2. AC anti GAD</w:t>
      </w:r>
    </w:p>
    <w:p w14:paraId="3D2F5FEB" w14:textId="77777777" w:rsidR="00241AE2" w:rsidRPr="00A70231" w:rsidRDefault="00241AE2" w:rsidP="00241AE2">
      <w:pPr>
        <w:shd w:val="clear" w:color="auto" w:fill="FFFFFF"/>
        <w:spacing w:after="0"/>
        <w:contextualSpacing/>
        <w:rPr>
          <w:rFonts w:ascii="Calibri" w:hAnsi="Calibri" w:cs="Calibri"/>
          <w:lang w:val="en-GB"/>
        </w:rPr>
      </w:pPr>
      <w:r w:rsidRPr="00A70231">
        <w:rPr>
          <w:rFonts w:ascii="Calibri" w:hAnsi="Calibri" w:cs="Calibri"/>
          <w:lang w:val="en-GB"/>
        </w:rPr>
        <w:t>3. AC anti IA2</w:t>
      </w:r>
    </w:p>
    <w:p w14:paraId="5D7FA13F" w14:textId="77777777" w:rsidR="00241AE2" w:rsidRPr="00A70231" w:rsidRDefault="00241AE2" w:rsidP="00241AE2">
      <w:pPr>
        <w:shd w:val="clear" w:color="auto" w:fill="FFFFFF"/>
        <w:spacing w:after="0"/>
        <w:contextualSpacing/>
        <w:rPr>
          <w:rFonts w:ascii="Calibri" w:hAnsi="Calibri" w:cs="Calibri"/>
          <w:lang w:val="en-GB"/>
        </w:rPr>
      </w:pPr>
      <w:r w:rsidRPr="00A70231">
        <w:rPr>
          <w:rFonts w:ascii="Calibri" w:hAnsi="Calibri" w:cs="Calibri"/>
          <w:lang w:val="en-GB"/>
        </w:rPr>
        <w:t>4. AC anti IAA</w:t>
      </w:r>
    </w:p>
    <w:p w14:paraId="0459D6CA"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AC anti Zn18</w:t>
      </w:r>
    </w:p>
    <w:p w14:paraId="0591C240"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A (1+3+4+5)  B (1+2+3+4) C(1+2+3+5) D(1+2+3+4+5) E(1+2+4+5)</w:t>
      </w:r>
    </w:p>
    <w:p w14:paraId="43D5D3F0"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10487" w:type="dxa"/>
        <w:tblInd w:w="-2" w:type="dxa"/>
        <w:tblLook w:val="04A0" w:firstRow="1" w:lastRow="0" w:firstColumn="1" w:lastColumn="0" w:noHBand="0" w:noVBand="1"/>
      </w:tblPr>
      <w:tblGrid>
        <w:gridCol w:w="404"/>
        <w:gridCol w:w="10083"/>
      </w:tblGrid>
      <w:tr w:rsidR="00241AE2" w:rsidRPr="00C77F5E" w14:paraId="0E9CD60F" w14:textId="77777777" w:rsidTr="00773906">
        <w:tc>
          <w:tcPr>
            <w:tcW w:w="0" w:type="auto"/>
          </w:tcPr>
          <w:p w14:paraId="7D306AF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10083" w:type="dxa"/>
          </w:tcPr>
          <w:p w14:paraId="45854CB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-AC anti ICA : </w:t>
            </w:r>
            <w:r w:rsidRPr="00C77F5E">
              <w:rPr>
                <w:rFonts w:ascii="Calibri" w:hAnsi="Calibri" w:cs="Calibri"/>
                <w:shd w:val="clear" w:color="auto" w:fill="FFFFFF"/>
                <w:lang w:eastAsia="en-US"/>
              </w:rPr>
              <w:t>les anticorps anti ilots de Langerhans</w:t>
            </w:r>
          </w:p>
          <w:p w14:paraId="25DCFC65" w14:textId="77777777" w:rsidR="00241AE2" w:rsidRPr="00C77F5E" w:rsidRDefault="00241AE2" w:rsidP="00773906">
            <w:pPr>
              <w:contextualSpacing/>
              <w:rPr>
                <w:rFonts w:ascii="Calibri" w:hAnsi="Calibri" w:cs="Calibri"/>
                <w:lang w:eastAsia="en-US"/>
              </w:rPr>
            </w:pPr>
            <w:r w:rsidRPr="00C77F5E">
              <w:rPr>
                <w:rFonts w:ascii="Calibri" w:hAnsi="Calibri" w:cs="Calibri"/>
                <w:shd w:val="clear" w:color="auto" w:fill="FFFFFF"/>
                <w:lang w:eastAsia="en-US"/>
              </w:rPr>
              <w:t>-AC anti GAD : les anticorps anti acide glutamique décarboxylase</w:t>
            </w:r>
          </w:p>
          <w:p w14:paraId="29CB8875" w14:textId="77777777" w:rsidR="00241AE2" w:rsidRPr="00C77F5E" w:rsidRDefault="00241AE2" w:rsidP="00773906">
            <w:pPr>
              <w:contextualSpacing/>
              <w:rPr>
                <w:rFonts w:ascii="Calibri" w:hAnsi="Calibri" w:cs="Calibri"/>
                <w:lang w:eastAsia="en-US"/>
              </w:rPr>
            </w:pPr>
            <w:r w:rsidRPr="00C77F5E">
              <w:rPr>
                <w:rFonts w:ascii="Calibri" w:hAnsi="Calibri" w:cs="Calibri"/>
                <w:shd w:val="clear" w:color="auto" w:fill="FFFFFF"/>
                <w:lang w:eastAsia="en-US"/>
              </w:rPr>
              <w:t xml:space="preserve">-AC anti IA2 : </w:t>
            </w:r>
            <w:r w:rsidRPr="00C77F5E">
              <w:rPr>
                <w:rFonts w:ascii="Calibri" w:hAnsi="Calibri" w:cs="Calibri"/>
                <w:i/>
                <w:iCs/>
                <w:lang w:eastAsia="en-US"/>
              </w:rPr>
              <w:t>les a</w:t>
            </w:r>
            <w:r w:rsidRPr="00C77F5E">
              <w:rPr>
                <w:rFonts w:ascii="Calibri" w:hAnsi="Calibri" w:cs="Calibri"/>
                <w:i/>
                <w:iCs/>
                <w:shd w:val="clear" w:color="auto" w:fill="FFFFFF"/>
                <w:lang w:eastAsia="en-US"/>
              </w:rPr>
              <w:t>nticorps anti</w:t>
            </w:r>
            <w:r w:rsidRPr="00C77F5E">
              <w:rPr>
                <w:rFonts w:ascii="Calibri" w:hAnsi="Calibri" w:cs="Calibri"/>
                <w:shd w:val="clear" w:color="auto" w:fill="FFFFFF"/>
                <w:lang w:eastAsia="en-US"/>
              </w:rPr>
              <w:t>-tyrosine phosphatase</w:t>
            </w:r>
          </w:p>
          <w:p w14:paraId="003EBB36" w14:textId="77777777" w:rsidR="00241AE2" w:rsidRPr="00C77F5E" w:rsidRDefault="00241AE2" w:rsidP="00773906">
            <w:pPr>
              <w:contextualSpacing/>
              <w:rPr>
                <w:rFonts w:ascii="Calibri" w:hAnsi="Calibri" w:cs="Calibri"/>
                <w:lang w:eastAsia="en-US"/>
              </w:rPr>
            </w:pPr>
            <w:r w:rsidRPr="00C77F5E">
              <w:rPr>
                <w:rFonts w:ascii="Calibri" w:hAnsi="Calibri" w:cs="Calibri"/>
                <w:shd w:val="clear" w:color="auto" w:fill="FFFFFF"/>
                <w:lang w:eastAsia="en-US"/>
              </w:rPr>
              <w:t>-AC anti IAA : les anticorps anti-insuline</w:t>
            </w:r>
          </w:p>
          <w:p w14:paraId="01A0BDC5" w14:textId="77777777" w:rsidR="00241AE2" w:rsidRPr="00C77F5E" w:rsidRDefault="00241AE2" w:rsidP="00773906">
            <w:pPr>
              <w:contextualSpacing/>
              <w:rPr>
                <w:rFonts w:ascii="Calibri" w:hAnsi="Calibri" w:cs="Calibri"/>
                <w:lang w:eastAsia="en-US"/>
              </w:rPr>
            </w:pPr>
            <w:r w:rsidRPr="00C77F5E">
              <w:rPr>
                <w:rFonts w:ascii="Calibri" w:hAnsi="Calibri" w:cs="Calibri"/>
                <w:shd w:val="clear" w:color="auto" w:fill="FFFFFF"/>
                <w:lang w:eastAsia="en-US"/>
              </w:rPr>
              <w:t>-AC anti Znt8 : les anticorps anti transporteur 8 de zinc</w:t>
            </w:r>
          </w:p>
        </w:tc>
      </w:tr>
    </w:tbl>
    <w:p w14:paraId="31CCB4BC" w14:textId="77777777" w:rsidR="00241AE2" w:rsidRPr="00C77F5E" w:rsidRDefault="00241AE2" w:rsidP="00241AE2">
      <w:pPr>
        <w:shd w:val="clear" w:color="auto" w:fill="FFFFFF"/>
        <w:spacing w:after="0"/>
        <w:contextualSpacing/>
        <w:rPr>
          <w:rFonts w:ascii="Calibri" w:hAnsi="Calibri" w:cs="Calibri"/>
          <w:b/>
          <w:bCs/>
        </w:rPr>
      </w:pPr>
    </w:p>
    <w:p w14:paraId="153E60B3"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26</w:t>
      </w:r>
      <w:r>
        <w:rPr>
          <w:rFonts w:ascii="Calibri" w:hAnsi="Calibri" w:cs="Calibri"/>
          <w:b/>
          <w:bCs/>
        </w:rPr>
        <w:t>.</w:t>
      </w:r>
      <w:r w:rsidRPr="00C77F5E">
        <w:rPr>
          <w:rFonts w:ascii="Calibri" w:hAnsi="Calibri" w:cs="Calibri"/>
          <w:b/>
          <w:bCs/>
        </w:rPr>
        <w:t xml:space="preserve"> Le diagnostic du diabète sucré se pose sur : (P2 2023 T26)</w:t>
      </w:r>
    </w:p>
    <w:p w14:paraId="151062AF" w14:textId="77777777" w:rsidR="00241AE2" w:rsidRPr="00C77F5E" w:rsidRDefault="00241AE2">
      <w:pPr>
        <w:pStyle w:val="Paragraphedeliste3"/>
        <w:numPr>
          <w:ilvl w:val="0"/>
          <w:numId w:val="35"/>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Glycémie mesurée à jeun ≥ 1,40 g/l</w:t>
      </w:r>
    </w:p>
    <w:p w14:paraId="30A69B22" w14:textId="77777777" w:rsidR="00241AE2" w:rsidRPr="00C77F5E" w:rsidRDefault="00241AE2">
      <w:pPr>
        <w:pStyle w:val="Paragraphedeliste3"/>
        <w:numPr>
          <w:ilvl w:val="0"/>
          <w:numId w:val="35"/>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Symptômes d'hyperglycémie et une glycémie mesurée à n’importe quel moment de la journée≥ 2g/l</w:t>
      </w:r>
    </w:p>
    <w:p w14:paraId="029A2CBD" w14:textId="77777777" w:rsidR="00241AE2" w:rsidRPr="00C77F5E" w:rsidRDefault="00241AE2">
      <w:pPr>
        <w:pStyle w:val="Paragraphedeliste3"/>
        <w:numPr>
          <w:ilvl w:val="0"/>
          <w:numId w:val="35"/>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Test HGPO: glycémie veineuse 2 heures après ingestion de 75g de glucose ≥ 2g/l</w:t>
      </w:r>
    </w:p>
    <w:p w14:paraId="6FB309C7" w14:textId="77777777" w:rsidR="00241AE2" w:rsidRPr="00C77F5E" w:rsidRDefault="00241AE2">
      <w:pPr>
        <w:pStyle w:val="Paragraphedeliste3"/>
        <w:numPr>
          <w:ilvl w:val="0"/>
          <w:numId w:val="35"/>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HbA1c ≥ 6,5%</w:t>
      </w:r>
    </w:p>
    <w:p w14:paraId="428AFD33" w14:textId="77777777" w:rsidR="00241AE2" w:rsidRPr="00C77F5E" w:rsidRDefault="00241AE2">
      <w:pPr>
        <w:pStyle w:val="Paragraphedeliste3"/>
        <w:numPr>
          <w:ilvl w:val="0"/>
          <w:numId w:val="35"/>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Glycémie mesurée à jeun ≥ 1,10g/l</w:t>
      </w:r>
    </w:p>
    <w:p w14:paraId="69205947"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  A(2+3+4) B(1+2+3) C(1+3+4) D(1+2+3+4+5) E(3+4+5)</w:t>
      </w:r>
    </w:p>
    <w:p w14:paraId="190DEB23"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10487" w:type="dxa"/>
        <w:tblInd w:w="-2" w:type="dxa"/>
        <w:tblLook w:val="04A0" w:firstRow="1" w:lastRow="0" w:firstColumn="1" w:lastColumn="0" w:noHBand="0" w:noVBand="1"/>
      </w:tblPr>
      <w:tblGrid>
        <w:gridCol w:w="399"/>
        <w:gridCol w:w="10088"/>
      </w:tblGrid>
      <w:tr w:rsidR="00241AE2" w:rsidRPr="00C77F5E" w14:paraId="501B347F" w14:textId="77777777" w:rsidTr="00773906">
        <w:tc>
          <w:tcPr>
            <w:tcW w:w="0" w:type="auto"/>
          </w:tcPr>
          <w:p w14:paraId="4602583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w:t>
            </w:r>
          </w:p>
        </w:tc>
        <w:tc>
          <w:tcPr>
            <w:tcW w:w="10088" w:type="dxa"/>
          </w:tcPr>
          <w:p w14:paraId="62FFCA5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un sujet est considéré comme diabétique s'il est dans une des 4 situations suivantes :</w:t>
            </w:r>
          </w:p>
          <w:p w14:paraId="0A015B1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02 glycémies à jeun supérieures ou égales à 1,26 g/L (7 mmol/L),</w:t>
            </w:r>
          </w:p>
          <w:p w14:paraId="710F8C9D"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signes cliniques d'hyperglycémie et découverte à un moment quelconque de la journée d'une glycémie supérieure ou égale à 2 g/L (11,1 mmol/L) .</w:t>
            </w:r>
          </w:p>
          <w:p w14:paraId="7C92636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glycémie à la 2</w:t>
            </w:r>
            <w:r w:rsidRPr="00C77F5E">
              <w:rPr>
                <w:rFonts w:ascii="Calibri" w:hAnsi="Calibri" w:cs="Calibri"/>
                <w:vertAlign w:val="superscript"/>
                <w:lang w:eastAsia="en-US"/>
              </w:rPr>
              <w:t>ème</w:t>
            </w:r>
            <w:r w:rsidRPr="00C77F5E">
              <w:rPr>
                <w:rFonts w:ascii="Calibri" w:hAnsi="Calibri" w:cs="Calibri"/>
                <w:lang w:eastAsia="en-US"/>
              </w:rPr>
              <w:t xml:space="preserve"> heure d'une d’une épreuve d'hyperglycémie orale (HGPO ) supérieure ou égale à 2 g/L.</w:t>
            </w:r>
          </w:p>
          <w:p w14:paraId="16FBACA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HbA1c supérieure ou égale a 6,5 %. (à condition d’être dosée par des méthode certifiée et standardisée)</w:t>
            </w:r>
          </w:p>
        </w:tc>
      </w:tr>
    </w:tbl>
    <w:p w14:paraId="3EB9BDF5" w14:textId="77777777" w:rsidR="00241AE2" w:rsidRPr="00C77F5E" w:rsidRDefault="00241AE2" w:rsidP="00241AE2">
      <w:pPr>
        <w:spacing w:after="0"/>
        <w:contextualSpacing/>
        <w:rPr>
          <w:rFonts w:ascii="Calibri" w:hAnsi="Calibri" w:cs="Calibri"/>
          <w:b/>
          <w:bCs/>
        </w:rPr>
      </w:pPr>
    </w:p>
    <w:p w14:paraId="76B94754" w14:textId="77777777" w:rsidR="00241AE2" w:rsidRPr="00C77F5E" w:rsidRDefault="00241AE2" w:rsidP="00241AE2">
      <w:pPr>
        <w:spacing w:after="0"/>
        <w:contextualSpacing/>
        <w:rPr>
          <w:rFonts w:ascii="Calibri" w:hAnsi="Calibri" w:cs="Calibri"/>
          <w:b/>
          <w:bCs/>
        </w:rPr>
      </w:pPr>
      <w:r w:rsidRPr="00C77F5E">
        <w:rPr>
          <w:rFonts w:ascii="Calibri" w:hAnsi="Calibri" w:cs="Calibri"/>
          <w:b/>
          <w:bCs/>
        </w:rPr>
        <w:t>Cas clinique N° 2 (P1 2023 T21)</w:t>
      </w:r>
    </w:p>
    <w:p w14:paraId="3CF24DDD" w14:textId="77777777" w:rsidR="00241AE2" w:rsidRPr="00C77F5E" w:rsidRDefault="00241AE2" w:rsidP="00241AE2">
      <w:pPr>
        <w:spacing w:after="0"/>
        <w:contextualSpacing/>
        <w:rPr>
          <w:rFonts w:ascii="Calibri" w:hAnsi="Calibri" w:cs="Calibri"/>
        </w:rPr>
      </w:pPr>
      <w:r w:rsidRPr="00C77F5E">
        <w:rPr>
          <w:rFonts w:ascii="Calibri" w:hAnsi="Calibri" w:cs="Calibri"/>
        </w:rPr>
        <w:t>Une femme âgée de 38 ans consulte pour suspicion d'un diabète gestationnel sur grossesse de 5 semaines d'aménorrhée. Il s'agit d'une deuxième grossesse avec un petit poids de naissance à la première gestation.</w:t>
      </w:r>
    </w:p>
    <w:p w14:paraId="36A1E3F0" w14:textId="77777777" w:rsidR="00241AE2" w:rsidRPr="00C77F5E" w:rsidRDefault="00241AE2" w:rsidP="00241AE2">
      <w:pPr>
        <w:spacing w:after="0"/>
        <w:contextualSpacing/>
        <w:rPr>
          <w:rFonts w:ascii="Calibri" w:hAnsi="Calibri" w:cs="Calibri"/>
        </w:rPr>
      </w:pPr>
      <w:r w:rsidRPr="00C77F5E">
        <w:rPr>
          <w:rFonts w:ascii="Calibri" w:hAnsi="Calibri" w:cs="Calibri"/>
        </w:rPr>
        <w:t>Dans les antécédents familiaux, on note un diabète de type 2 chez la mère et une hypothyroïdie chez la sœur .</w:t>
      </w:r>
    </w:p>
    <w:p w14:paraId="7BB2410E" w14:textId="77777777" w:rsidR="00241AE2" w:rsidRPr="00C77F5E" w:rsidRDefault="00241AE2" w:rsidP="00241AE2">
      <w:pPr>
        <w:spacing w:after="0"/>
        <w:contextualSpacing/>
        <w:rPr>
          <w:rFonts w:ascii="Calibri" w:hAnsi="Calibri" w:cs="Calibri"/>
        </w:rPr>
      </w:pPr>
      <w:r w:rsidRPr="00C77F5E">
        <w:rPr>
          <w:rFonts w:ascii="Calibri" w:hAnsi="Calibri" w:cs="Calibri"/>
        </w:rPr>
        <w:t>A l'examen clinique : Poids à 78kg stable pour une taille de 1,60 m. Pression artérielle à 120/70mm Hg.</w:t>
      </w:r>
    </w:p>
    <w:p w14:paraId="0076B23F" w14:textId="77777777" w:rsidR="00241AE2" w:rsidRPr="00C77F5E" w:rsidRDefault="00241AE2" w:rsidP="00241AE2">
      <w:pPr>
        <w:spacing w:after="0"/>
        <w:contextualSpacing/>
        <w:rPr>
          <w:rFonts w:ascii="Calibri" w:hAnsi="Calibri" w:cs="Calibri"/>
        </w:rPr>
      </w:pPr>
    </w:p>
    <w:p w14:paraId="64A0CD9C" w14:textId="77777777" w:rsidR="00241AE2" w:rsidRPr="00C77F5E" w:rsidRDefault="00241AE2" w:rsidP="00241AE2">
      <w:pPr>
        <w:spacing w:after="0"/>
        <w:contextualSpacing/>
        <w:rPr>
          <w:rFonts w:ascii="Calibri" w:hAnsi="Calibri" w:cs="Calibri"/>
          <w:b/>
          <w:bCs/>
        </w:rPr>
      </w:pPr>
      <w:r w:rsidRPr="00C77F5E">
        <w:rPr>
          <w:rFonts w:ascii="Calibri" w:hAnsi="Calibri" w:cs="Calibri"/>
          <w:b/>
          <w:bCs/>
        </w:rPr>
        <w:t>2</w:t>
      </w:r>
      <w:r>
        <w:rPr>
          <w:rFonts w:ascii="Calibri" w:hAnsi="Calibri" w:cs="Calibri"/>
          <w:b/>
          <w:bCs/>
        </w:rPr>
        <w:t>7.</w:t>
      </w:r>
      <w:r w:rsidRPr="00C77F5E">
        <w:rPr>
          <w:rFonts w:ascii="Calibri" w:hAnsi="Calibri" w:cs="Calibri"/>
          <w:b/>
          <w:bCs/>
        </w:rPr>
        <w:t xml:space="preserve"> Quels sont les facteurs de risque de diabète gestationnel chez cette patiente ?</w:t>
      </w:r>
    </w:p>
    <w:p w14:paraId="07FCD8C1"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 Âge supérieur ou égal à 35 ans </w:t>
      </w:r>
    </w:p>
    <w:p w14:paraId="0A142574" w14:textId="77777777" w:rsidR="00241AE2" w:rsidRPr="00C77F5E" w:rsidRDefault="00241AE2" w:rsidP="00241AE2">
      <w:pPr>
        <w:spacing w:after="0"/>
        <w:contextualSpacing/>
        <w:rPr>
          <w:rFonts w:ascii="Calibri" w:hAnsi="Calibri" w:cs="Calibri"/>
        </w:rPr>
      </w:pPr>
      <w:r w:rsidRPr="00C77F5E">
        <w:rPr>
          <w:rFonts w:ascii="Calibri" w:hAnsi="Calibri" w:cs="Calibri"/>
        </w:rPr>
        <w:t>2.IMC supérieur ou égal à 25 kg/m2</w:t>
      </w:r>
    </w:p>
    <w:p w14:paraId="41ED959A" w14:textId="77777777" w:rsidR="00241AE2" w:rsidRPr="00C77F5E" w:rsidRDefault="00241AE2" w:rsidP="00241AE2">
      <w:pPr>
        <w:spacing w:after="0"/>
        <w:contextualSpacing/>
        <w:rPr>
          <w:rFonts w:ascii="Calibri" w:hAnsi="Calibri" w:cs="Calibri"/>
        </w:rPr>
      </w:pPr>
      <w:r w:rsidRPr="00C77F5E">
        <w:rPr>
          <w:rFonts w:ascii="Calibri" w:hAnsi="Calibri" w:cs="Calibri"/>
        </w:rPr>
        <w:t>3. Antécédent de diabète chez un ou plusieurs apparentés du premier degré.</w:t>
      </w:r>
    </w:p>
    <w:p w14:paraId="52911334" w14:textId="77777777" w:rsidR="00241AE2" w:rsidRPr="00C77F5E" w:rsidRDefault="00241AE2" w:rsidP="00241AE2">
      <w:pPr>
        <w:spacing w:after="0"/>
        <w:contextualSpacing/>
        <w:rPr>
          <w:rFonts w:ascii="Calibri" w:hAnsi="Calibri" w:cs="Calibri"/>
        </w:rPr>
      </w:pPr>
      <w:r w:rsidRPr="00C77F5E">
        <w:rPr>
          <w:rFonts w:ascii="Calibri" w:hAnsi="Calibri" w:cs="Calibri"/>
        </w:rPr>
        <w:t>4. Antécédent familial d'hypothyroïdie chez la sœur</w:t>
      </w:r>
    </w:p>
    <w:p w14:paraId="229A9F10" w14:textId="77777777" w:rsidR="00241AE2" w:rsidRPr="00C77F5E" w:rsidRDefault="00241AE2" w:rsidP="00241AE2">
      <w:pPr>
        <w:spacing w:after="0"/>
        <w:contextualSpacing/>
        <w:rPr>
          <w:rFonts w:ascii="Calibri" w:hAnsi="Calibri" w:cs="Calibri"/>
        </w:rPr>
      </w:pPr>
      <w:r w:rsidRPr="00C77F5E">
        <w:rPr>
          <w:rFonts w:ascii="Calibri" w:hAnsi="Calibri" w:cs="Calibri"/>
        </w:rPr>
        <w:t>5. Petit poids de naissance lors de la première gestation</w:t>
      </w:r>
    </w:p>
    <w:p w14:paraId="20D4F53E" w14:textId="77777777" w:rsidR="00241AE2" w:rsidRPr="00C77F5E" w:rsidRDefault="00241AE2" w:rsidP="00241AE2">
      <w:pPr>
        <w:spacing w:after="0"/>
        <w:contextualSpacing/>
        <w:rPr>
          <w:rFonts w:ascii="Calibri" w:hAnsi="Calibri" w:cs="Calibri"/>
        </w:rPr>
      </w:pPr>
      <w:r w:rsidRPr="00C77F5E">
        <w:rPr>
          <w:rFonts w:ascii="Calibri" w:hAnsi="Calibri" w:cs="Calibri"/>
        </w:rPr>
        <w:t>Réponses :  A: 1+2+3+5          B: 1+2+4+5            C: 2+3+4      D: 1+2+3         E: 1+2+4</w:t>
      </w:r>
    </w:p>
    <w:tbl>
      <w:tblPr>
        <w:tblStyle w:val="TableGrid"/>
        <w:tblW w:w="10487" w:type="dxa"/>
        <w:tblInd w:w="-2" w:type="dxa"/>
        <w:tblLook w:val="04A0" w:firstRow="1" w:lastRow="0" w:firstColumn="1" w:lastColumn="0" w:noHBand="0" w:noVBand="1"/>
      </w:tblPr>
      <w:tblGrid>
        <w:gridCol w:w="569"/>
        <w:gridCol w:w="9918"/>
      </w:tblGrid>
      <w:tr w:rsidR="00241AE2" w:rsidRPr="00C77F5E" w14:paraId="5EDCD7E3" w14:textId="77777777" w:rsidTr="00773906">
        <w:tc>
          <w:tcPr>
            <w:tcW w:w="569" w:type="dxa"/>
          </w:tcPr>
          <w:p w14:paraId="24D1097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918" w:type="dxa"/>
          </w:tcPr>
          <w:p w14:paraId="0265E29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facteurs de risque du diabète gestationnel sont bien identifiés :</w:t>
            </w:r>
          </w:p>
          <w:p w14:paraId="19B1AC92" w14:textId="77777777" w:rsidR="00241AE2" w:rsidRPr="00C77F5E" w:rsidRDefault="00241AE2">
            <w:pPr>
              <w:pStyle w:val="Paragraphedeliste3"/>
              <w:numPr>
                <w:ilvl w:val="0"/>
                <w:numId w:val="29"/>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Surpoids ou obésité maternelle,</w:t>
            </w:r>
          </w:p>
          <w:p w14:paraId="503612FD" w14:textId="77777777" w:rsidR="00241AE2" w:rsidRPr="00C77F5E" w:rsidRDefault="00241AE2">
            <w:pPr>
              <w:pStyle w:val="Paragraphedeliste3"/>
              <w:numPr>
                <w:ilvl w:val="0"/>
                <w:numId w:val="29"/>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lastRenderedPageBreak/>
              <w:t>Antécédents familiaux de diabète chez les parents ou frères et sœurs,</w:t>
            </w:r>
          </w:p>
          <w:p w14:paraId="45835C5C" w14:textId="77777777" w:rsidR="00241AE2" w:rsidRPr="00C77F5E" w:rsidRDefault="00241AE2">
            <w:pPr>
              <w:pStyle w:val="Paragraphedeliste3"/>
              <w:numPr>
                <w:ilvl w:val="0"/>
                <w:numId w:val="29"/>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Âge supérieur à 30 ans,</w:t>
            </w:r>
          </w:p>
          <w:p w14:paraId="5B7B1734" w14:textId="77777777" w:rsidR="00241AE2" w:rsidRPr="00C77F5E" w:rsidRDefault="00241AE2">
            <w:pPr>
              <w:pStyle w:val="Paragraphedeliste3"/>
              <w:numPr>
                <w:ilvl w:val="0"/>
                <w:numId w:val="29"/>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Antécédents de macrosomie fœtale, Antécédents de diabète gestationnel lors d’une précédente grossesse.</w:t>
            </w:r>
          </w:p>
          <w:p w14:paraId="1C36014E" w14:textId="77777777" w:rsidR="00241AE2" w:rsidRPr="00C77F5E" w:rsidRDefault="00241AE2">
            <w:pPr>
              <w:pStyle w:val="Paragraphedeliste3"/>
              <w:numPr>
                <w:ilvl w:val="0"/>
                <w:numId w:val="29"/>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Cependant, près de la moitié des diabètes gestationnels n’apparaît alors qu’il n’y a aucun facteur de risque notable.</w:t>
            </w:r>
          </w:p>
        </w:tc>
      </w:tr>
    </w:tbl>
    <w:p w14:paraId="59531567" w14:textId="77777777" w:rsidR="00241AE2" w:rsidRPr="00C77F5E" w:rsidRDefault="00241AE2" w:rsidP="00241AE2">
      <w:pPr>
        <w:spacing w:after="0"/>
        <w:contextualSpacing/>
        <w:rPr>
          <w:rFonts w:ascii="Calibri" w:hAnsi="Calibri" w:cs="Calibri"/>
        </w:rPr>
      </w:pPr>
    </w:p>
    <w:p w14:paraId="6368E682" w14:textId="77777777" w:rsidR="00241AE2" w:rsidRPr="00C77F5E" w:rsidRDefault="00241AE2" w:rsidP="00241AE2">
      <w:pPr>
        <w:spacing w:after="0"/>
        <w:contextualSpacing/>
        <w:rPr>
          <w:rFonts w:ascii="Calibri" w:hAnsi="Calibri" w:cs="Calibri"/>
        </w:rPr>
      </w:pPr>
      <w:r w:rsidRPr="00C77F5E">
        <w:rPr>
          <w:rFonts w:ascii="Calibri" w:hAnsi="Calibri" w:cs="Calibri"/>
        </w:rPr>
        <w:t>Voici les résultats du bilan biologique : Glycémie à jeun 0,98 g/l. hémoglobine glyquée   = 5,6%.</w:t>
      </w:r>
    </w:p>
    <w:p w14:paraId="4A5FFE1D" w14:textId="77777777" w:rsidR="00241AE2" w:rsidRPr="00C77F5E" w:rsidRDefault="00241AE2" w:rsidP="00241AE2">
      <w:pPr>
        <w:spacing w:after="0"/>
        <w:contextualSpacing/>
        <w:rPr>
          <w:rFonts w:ascii="Calibri" w:hAnsi="Calibri" w:cs="Calibri"/>
        </w:rPr>
      </w:pPr>
    </w:p>
    <w:p w14:paraId="5FA48629" w14:textId="77777777" w:rsidR="00241AE2" w:rsidRPr="00C77F5E" w:rsidRDefault="00241AE2" w:rsidP="00241AE2">
      <w:pPr>
        <w:spacing w:after="0"/>
        <w:contextualSpacing/>
        <w:rPr>
          <w:rFonts w:ascii="Calibri" w:hAnsi="Calibri" w:cs="Calibri"/>
          <w:b/>
          <w:bCs/>
        </w:rPr>
      </w:pPr>
      <w:r>
        <w:rPr>
          <w:rFonts w:ascii="Calibri" w:hAnsi="Calibri" w:cs="Calibri"/>
          <w:b/>
          <w:bCs/>
        </w:rPr>
        <w:t>28.</w:t>
      </w:r>
      <w:r w:rsidRPr="00C77F5E">
        <w:rPr>
          <w:rFonts w:ascii="Calibri" w:hAnsi="Calibri" w:cs="Calibri"/>
          <w:b/>
          <w:bCs/>
        </w:rPr>
        <w:t xml:space="preserve"> Interprétez le bilan biologique ? il s'agit de :</w:t>
      </w:r>
    </w:p>
    <w:p w14:paraId="45BBB4C0" w14:textId="77777777" w:rsidR="00241AE2" w:rsidRPr="00C77F5E" w:rsidRDefault="00241AE2" w:rsidP="00241AE2">
      <w:pPr>
        <w:spacing w:after="0"/>
        <w:contextualSpacing/>
        <w:rPr>
          <w:rFonts w:ascii="Calibri" w:hAnsi="Calibri" w:cs="Calibri"/>
        </w:rPr>
      </w:pPr>
      <w:r w:rsidRPr="00C77F5E">
        <w:rPr>
          <w:rFonts w:ascii="Calibri" w:hAnsi="Calibri" w:cs="Calibri"/>
        </w:rPr>
        <w:t>A. Diabète gestationnel précoce</w:t>
      </w:r>
    </w:p>
    <w:p w14:paraId="4D120C21" w14:textId="77777777" w:rsidR="00241AE2" w:rsidRPr="00C77F5E" w:rsidRDefault="00241AE2" w:rsidP="00241AE2">
      <w:pPr>
        <w:spacing w:after="0"/>
        <w:contextualSpacing/>
        <w:rPr>
          <w:rFonts w:ascii="Calibri" w:hAnsi="Calibri" w:cs="Calibri"/>
        </w:rPr>
      </w:pPr>
      <w:r w:rsidRPr="00C77F5E">
        <w:rPr>
          <w:rFonts w:ascii="Calibri" w:hAnsi="Calibri" w:cs="Calibri"/>
        </w:rPr>
        <w:t>B. Diabète de type 2 précoce</w:t>
      </w:r>
    </w:p>
    <w:p w14:paraId="48683AC9" w14:textId="77777777" w:rsidR="00241AE2" w:rsidRPr="00C77F5E" w:rsidRDefault="00241AE2" w:rsidP="00241AE2">
      <w:pPr>
        <w:spacing w:after="0"/>
        <w:contextualSpacing/>
        <w:rPr>
          <w:rFonts w:ascii="Calibri" w:hAnsi="Calibri" w:cs="Calibri"/>
        </w:rPr>
      </w:pPr>
      <w:r w:rsidRPr="00C77F5E">
        <w:rPr>
          <w:rFonts w:ascii="Calibri" w:hAnsi="Calibri" w:cs="Calibri"/>
        </w:rPr>
        <w:t>C. diabète secondaire</w:t>
      </w:r>
    </w:p>
    <w:p w14:paraId="61A400F7" w14:textId="77777777" w:rsidR="00241AE2" w:rsidRPr="00C77F5E" w:rsidRDefault="00241AE2" w:rsidP="00241AE2">
      <w:pPr>
        <w:spacing w:after="0"/>
        <w:contextualSpacing/>
        <w:rPr>
          <w:rFonts w:ascii="Calibri" w:hAnsi="Calibri" w:cs="Calibri"/>
        </w:rPr>
      </w:pPr>
      <w:r w:rsidRPr="00C77F5E">
        <w:rPr>
          <w:rFonts w:ascii="Calibri" w:hAnsi="Calibri" w:cs="Calibri"/>
        </w:rPr>
        <w:t>D. Diabète gestationnel tardif</w:t>
      </w:r>
    </w:p>
    <w:p w14:paraId="6BC5FCAA" w14:textId="77777777" w:rsidR="00241AE2" w:rsidRPr="00C77F5E" w:rsidRDefault="00241AE2" w:rsidP="00241AE2">
      <w:pPr>
        <w:spacing w:after="0"/>
        <w:contextualSpacing/>
        <w:rPr>
          <w:rFonts w:ascii="Calibri" w:hAnsi="Calibri" w:cs="Calibri"/>
        </w:rPr>
      </w:pPr>
      <w:r w:rsidRPr="00C77F5E">
        <w:rPr>
          <w:rFonts w:ascii="Calibri" w:hAnsi="Calibri" w:cs="Calibri"/>
        </w:rPr>
        <w:t>E. Bilan normal</w:t>
      </w:r>
    </w:p>
    <w:tbl>
      <w:tblPr>
        <w:tblStyle w:val="TableGrid"/>
        <w:tblW w:w="10325" w:type="dxa"/>
        <w:tblInd w:w="-2" w:type="dxa"/>
        <w:tblLook w:val="04A0" w:firstRow="1" w:lastRow="0" w:firstColumn="1" w:lastColumn="0" w:noHBand="0" w:noVBand="1"/>
      </w:tblPr>
      <w:tblGrid>
        <w:gridCol w:w="569"/>
        <w:gridCol w:w="9756"/>
      </w:tblGrid>
      <w:tr w:rsidR="00241AE2" w:rsidRPr="00C77F5E" w14:paraId="625AFE73" w14:textId="77777777" w:rsidTr="00773906">
        <w:tc>
          <w:tcPr>
            <w:tcW w:w="569" w:type="dxa"/>
          </w:tcPr>
          <w:p w14:paraId="257AE60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w:t>
            </w:r>
          </w:p>
        </w:tc>
        <w:tc>
          <w:tcPr>
            <w:tcW w:w="9756" w:type="dxa"/>
          </w:tcPr>
          <w:p w14:paraId="76D7F73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diabète gestationnel (DG) précoce se diagnostique avant 24SA par une glycémie à jeun (GAJ)≥ 0,92g/l</w:t>
            </w:r>
          </w:p>
          <w:p w14:paraId="5633837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DG tardif entre 24 et 28 SA par HGPO :</w:t>
            </w:r>
          </w:p>
          <w:p w14:paraId="11477CEC" w14:textId="77777777" w:rsidR="00241AE2" w:rsidRPr="00C77F5E" w:rsidRDefault="00241AE2">
            <w:pPr>
              <w:pStyle w:val="Paragraphedeliste3"/>
              <w:numPr>
                <w:ilvl w:val="0"/>
                <w:numId w:val="30"/>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T0 ≥ 0,92 g/l,</w:t>
            </w:r>
          </w:p>
          <w:p w14:paraId="7E90138A" w14:textId="77777777" w:rsidR="00241AE2" w:rsidRPr="00C77F5E" w:rsidRDefault="00241AE2">
            <w:pPr>
              <w:pStyle w:val="Paragraphedeliste3"/>
              <w:numPr>
                <w:ilvl w:val="0"/>
                <w:numId w:val="30"/>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T60 ≥1,80 g/l et/</w:t>
            </w:r>
          </w:p>
          <w:p w14:paraId="784AA2F8" w14:textId="77777777" w:rsidR="00241AE2" w:rsidRPr="00C77F5E" w:rsidRDefault="00241AE2">
            <w:pPr>
              <w:pStyle w:val="Paragraphedeliste3"/>
              <w:numPr>
                <w:ilvl w:val="0"/>
                <w:numId w:val="30"/>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T120mn ≥1,53g/l</w:t>
            </w:r>
          </w:p>
        </w:tc>
      </w:tr>
    </w:tbl>
    <w:p w14:paraId="57E07371" w14:textId="77777777" w:rsidR="00241AE2" w:rsidRPr="00C77F5E" w:rsidRDefault="00241AE2" w:rsidP="00241AE2">
      <w:pPr>
        <w:spacing w:after="0"/>
        <w:contextualSpacing/>
        <w:rPr>
          <w:rFonts w:ascii="Calibri" w:hAnsi="Calibri" w:cs="Calibri"/>
        </w:rPr>
      </w:pPr>
    </w:p>
    <w:p w14:paraId="58B9A4F2" w14:textId="77777777" w:rsidR="00241AE2" w:rsidRPr="00C77F5E" w:rsidRDefault="00241AE2" w:rsidP="00241AE2">
      <w:pPr>
        <w:spacing w:after="0"/>
        <w:contextualSpacing/>
        <w:rPr>
          <w:rFonts w:ascii="Calibri" w:hAnsi="Calibri" w:cs="Calibri"/>
          <w:b/>
          <w:bCs/>
        </w:rPr>
      </w:pPr>
      <w:r>
        <w:rPr>
          <w:rFonts w:ascii="Calibri" w:hAnsi="Calibri" w:cs="Calibri"/>
          <w:b/>
          <w:bCs/>
        </w:rPr>
        <w:t>29.</w:t>
      </w:r>
      <w:r w:rsidRPr="00C77F5E">
        <w:rPr>
          <w:rFonts w:ascii="Calibri" w:hAnsi="Calibri" w:cs="Calibri"/>
          <w:b/>
          <w:bCs/>
        </w:rPr>
        <w:t xml:space="preserve"> Les risques sur le fœtus et le nouveau-né de mère avec diabète gestationnel sont :</w:t>
      </w:r>
    </w:p>
    <w:p w14:paraId="64F9AB28" w14:textId="77777777" w:rsidR="00241AE2" w:rsidRPr="00C77F5E" w:rsidRDefault="00241AE2" w:rsidP="00241AE2">
      <w:pPr>
        <w:spacing w:after="0"/>
        <w:contextualSpacing/>
        <w:rPr>
          <w:rFonts w:ascii="Calibri" w:hAnsi="Calibri" w:cs="Calibri"/>
        </w:rPr>
      </w:pPr>
      <w:r w:rsidRPr="00C77F5E">
        <w:rPr>
          <w:rFonts w:ascii="Calibri" w:hAnsi="Calibri" w:cs="Calibri"/>
        </w:rPr>
        <w:t>1. Macrosomie</w:t>
      </w:r>
    </w:p>
    <w:p w14:paraId="5928162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Hyperglycémie </w:t>
      </w:r>
    </w:p>
    <w:p w14:paraId="71E73407" w14:textId="77777777" w:rsidR="00241AE2" w:rsidRPr="00C77F5E" w:rsidRDefault="00241AE2" w:rsidP="00241AE2">
      <w:pPr>
        <w:spacing w:after="0"/>
        <w:contextualSpacing/>
        <w:rPr>
          <w:rFonts w:ascii="Calibri" w:hAnsi="Calibri" w:cs="Calibri"/>
        </w:rPr>
      </w:pPr>
      <w:r w:rsidRPr="00C77F5E">
        <w:rPr>
          <w:rFonts w:ascii="Calibri" w:hAnsi="Calibri" w:cs="Calibri"/>
        </w:rPr>
        <w:t>3. Dystocie de l'épaule</w:t>
      </w:r>
    </w:p>
    <w:p w14:paraId="4DC3EA87" w14:textId="77777777" w:rsidR="00241AE2" w:rsidRPr="00C77F5E" w:rsidRDefault="00241AE2" w:rsidP="00241AE2">
      <w:pPr>
        <w:spacing w:after="0"/>
        <w:contextualSpacing/>
        <w:rPr>
          <w:rFonts w:ascii="Calibri" w:hAnsi="Calibri" w:cs="Calibri"/>
        </w:rPr>
      </w:pPr>
      <w:r w:rsidRPr="00C77F5E">
        <w:rPr>
          <w:rFonts w:ascii="Calibri" w:hAnsi="Calibri" w:cs="Calibri"/>
        </w:rPr>
        <w:t>4.hypoglycémie</w:t>
      </w:r>
    </w:p>
    <w:p w14:paraId="70090BCA" w14:textId="77777777" w:rsidR="00241AE2" w:rsidRPr="00C77F5E" w:rsidRDefault="00241AE2" w:rsidP="00241AE2">
      <w:pPr>
        <w:spacing w:after="0"/>
        <w:contextualSpacing/>
        <w:rPr>
          <w:rFonts w:ascii="Calibri" w:hAnsi="Calibri" w:cs="Calibri"/>
        </w:rPr>
      </w:pPr>
      <w:r w:rsidRPr="00C77F5E">
        <w:rPr>
          <w:rFonts w:ascii="Calibri" w:hAnsi="Calibri" w:cs="Calibri"/>
        </w:rPr>
        <w:t>5.cétose néonatale</w:t>
      </w:r>
    </w:p>
    <w:p w14:paraId="261640E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A 1.2.3.4                 B 1.3.4.5                C 1.2                  D 4.5                E 1.3.4</w:t>
      </w:r>
    </w:p>
    <w:tbl>
      <w:tblPr>
        <w:tblStyle w:val="TableGrid"/>
        <w:tblW w:w="10345" w:type="dxa"/>
        <w:tblInd w:w="-2" w:type="dxa"/>
        <w:tblLook w:val="04A0" w:firstRow="1" w:lastRow="0" w:firstColumn="1" w:lastColumn="0" w:noHBand="0" w:noVBand="1"/>
      </w:tblPr>
      <w:tblGrid>
        <w:gridCol w:w="569"/>
        <w:gridCol w:w="9776"/>
      </w:tblGrid>
      <w:tr w:rsidR="00241AE2" w:rsidRPr="00C77F5E" w14:paraId="1A67D484" w14:textId="77777777" w:rsidTr="00773906">
        <w:tc>
          <w:tcPr>
            <w:tcW w:w="569" w:type="dxa"/>
          </w:tcPr>
          <w:p w14:paraId="3EC526A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E</w:t>
            </w:r>
          </w:p>
        </w:tc>
        <w:tc>
          <w:tcPr>
            <w:tcW w:w="9776" w:type="dxa"/>
          </w:tcPr>
          <w:p w14:paraId="2C689FB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risques pour le fœtus et le nouveau-né d'une mère atteinte de diabète gestationnel sont les suivants :</w:t>
            </w:r>
          </w:p>
          <w:p w14:paraId="44C53C6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Macrosomie (poids de naissance élevé)</w:t>
            </w:r>
          </w:p>
          <w:p w14:paraId="5DAA0E7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Hypoglycémie néonatale (niveau de sucre dans le sang trop bas chez le nouveau-né)</w:t>
            </w:r>
          </w:p>
          <w:p w14:paraId="5FFA7C3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Dystocie de l'épaule (difficulté à la sortie du fœtus lors de l'accouchement)</w:t>
            </w:r>
          </w:p>
          <w:p w14:paraId="277B592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Risque accru de césarienne</w:t>
            </w:r>
          </w:p>
          <w:p w14:paraId="42177EC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Augmentation du risque de développer un diabète de type 2 plus tard dans la vie</w:t>
            </w:r>
          </w:p>
        </w:tc>
      </w:tr>
    </w:tbl>
    <w:p w14:paraId="1C508A39" w14:textId="77777777" w:rsidR="00241AE2" w:rsidRPr="00C77F5E" w:rsidRDefault="00241AE2" w:rsidP="00241AE2">
      <w:pPr>
        <w:spacing w:after="0"/>
        <w:contextualSpacing/>
        <w:rPr>
          <w:rFonts w:ascii="Calibri" w:hAnsi="Calibri" w:cs="Calibri"/>
        </w:rPr>
      </w:pPr>
    </w:p>
    <w:p w14:paraId="58D35E02" w14:textId="77777777" w:rsidR="00241AE2" w:rsidRPr="00C77F5E" w:rsidRDefault="00241AE2" w:rsidP="00241AE2">
      <w:pPr>
        <w:spacing w:after="0"/>
        <w:contextualSpacing/>
        <w:rPr>
          <w:rFonts w:ascii="Calibri" w:hAnsi="Calibri" w:cs="Calibri"/>
          <w:b/>
          <w:bCs/>
        </w:rPr>
      </w:pPr>
      <w:r>
        <w:rPr>
          <w:rFonts w:ascii="Calibri" w:hAnsi="Calibri" w:cs="Calibri"/>
          <w:b/>
          <w:bCs/>
        </w:rPr>
        <w:t>30.</w:t>
      </w:r>
      <w:r w:rsidRPr="00C77F5E">
        <w:rPr>
          <w:rFonts w:ascii="Calibri" w:hAnsi="Calibri" w:cs="Calibri"/>
          <w:b/>
          <w:bCs/>
        </w:rPr>
        <w:t xml:space="preserve"> la patiente a été mise sous règles hygiéno-diététiques mais les glycémies restent élevées. que préconisez-vous comme thérapeutique </w:t>
      </w:r>
    </w:p>
    <w:p w14:paraId="3FCA607F" w14:textId="77777777" w:rsidR="00241AE2" w:rsidRPr="00C77F5E" w:rsidRDefault="00241AE2" w:rsidP="00241AE2">
      <w:pPr>
        <w:spacing w:after="0"/>
        <w:contextualSpacing/>
        <w:rPr>
          <w:rFonts w:ascii="Calibri" w:hAnsi="Calibri" w:cs="Calibri"/>
        </w:rPr>
      </w:pPr>
      <w:r w:rsidRPr="00C77F5E">
        <w:rPr>
          <w:rFonts w:ascii="Calibri" w:hAnsi="Calibri" w:cs="Calibri"/>
        </w:rPr>
        <w:t>A. Metformine</w:t>
      </w:r>
    </w:p>
    <w:p w14:paraId="51E4C5F2" w14:textId="77777777" w:rsidR="00241AE2" w:rsidRPr="00C77F5E" w:rsidRDefault="00241AE2" w:rsidP="00241AE2">
      <w:pPr>
        <w:spacing w:after="0"/>
        <w:contextualSpacing/>
        <w:rPr>
          <w:rFonts w:ascii="Calibri" w:hAnsi="Calibri" w:cs="Calibri"/>
        </w:rPr>
      </w:pPr>
      <w:r w:rsidRPr="00C77F5E">
        <w:rPr>
          <w:rFonts w:ascii="Calibri" w:hAnsi="Calibri" w:cs="Calibri"/>
        </w:rPr>
        <w:t>B. Inhibiteurs de la DPP4</w:t>
      </w:r>
    </w:p>
    <w:p w14:paraId="508ABEA3" w14:textId="77777777" w:rsidR="00241AE2" w:rsidRPr="00C77F5E" w:rsidRDefault="00241AE2" w:rsidP="00241AE2">
      <w:pPr>
        <w:spacing w:after="0"/>
        <w:contextualSpacing/>
        <w:rPr>
          <w:rFonts w:ascii="Calibri" w:hAnsi="Calibri" w:cs="Calibri"/>
        </w:rPr>
      </w:pPr>
      <w:r w:rsidRPr="00C77F5E">
        <w:rPr>
          <w:rFonts w:ascii="Calibri" w:hAnsi="Calibri" w:cs="Calibri"/>
        </w:rPr>
        <w:t>C. Maintenir les mesures hygiéno-diététiques seules</w:t>
      </w:r>
    </w:p>
    <w:p w14:paraId="75C0585D" w14:textId="77777777" w:rsidR="00241AE2" w:rsidRPr="00C77F5E" w:rsidRDefault="00241AE2" w:rsidP="00241AE2">
      <w:pPr>
        <w:spacing w:after="0"/>
        <w:contextualSpacing/>
        <w:rPr>
          <w:rFonts w:ascii="Calibri" w:hAnsi="Calibri" w:cs="Calibri"/>
        </w:rPr>
      </w:pPr>
      <w:r w:rsidRPr="00C77F5E">
        <w:rPr>
          <w:rFonts w:ascii="Calibri" w:hAnsi="Calibri" w:cs="Calibri"/>
        </w:rPr>
        <w:t>D. Insulinothérapie</w:t>
      </w:r>
    </w:p>
    <w:p w14:paraId="6F0AF03A" w14:textId="77777777" w:rsidR="00241AE2" w:rsidRPr="00C77F5E" w:rsidRDefault="00241AE2" w:rsidP="00241AE2">
      <w:pPr>
        <w:spacing w:after="0"/>
        <w:contextualSpacing/>
        <w:rPr>
          <w:rFonts w:ascii="Calibri" w:hAnsi="Calibri" w:cs="Calibri"/>
        </w:rPr>
      </w:pPr>
      <w:r w:rsidRPr="00C77F5E">
        <w:rPr>
          <w:rFonts w:ascii="Calibri" w:hAnsi="Calibri" w:cs="Calibri"/>
        </w:rPr>
        <w:t>E. Sulfamides hypoglycémiants</w:t>
      </w:r>
    </w:p>
    <w:tbl>
      <w:tblPr>
        <w:tblStyle w:val="TableGrid"/>
        <w:tblW w:w="10325" w:type="dxa"/>
        <w:tblInd w:w="-2" w:type="dxa"/>
        <w:tblLook w:val="04A0" w:firstRow="1" w:lastRow="0" w:firstColumn="1" w:lastColumn="0" w:noHBand="0" w:noVBand="1"/>
      </w:tblPr>
      <w:tblGrid>
        <w:gridCol w:w="569"/>
        <w:gridCol w:w="9756"/>
      </w:tblGrid>
      <w:tr w:rsidR="00241AE2" w:rsidRPr="00C77F5E" w14:paraId="2C61C3EF" w14:textId="77777777" w:rsidTr="00773906">
        <w:tc>
          <w:tcPr>
            <w:tcW w:w="569" w:type="dxa"/>
          </w:tcPr>
          <w:p w14:paraId="11AED86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756" w:type="dxa"/>
          </w:tcPr>
          <w:p w14:paraId="7BB1DB6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Insulinothérapie si échec des règles hygiéno-diététiques après 1 - 2 semaines (&gt; 10 % des chiffres hors objectif) ou d'emblée si la glycémie à jeun est &gt;1,30 g/L.</w:t>
            </w:r>
          </w:p>
          <w:p w14:paraId="713C2B9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antidiabétiques oraux sont contre-indiqués durant la grossesse</w:t>
            </w:r>
          </w:p>
        </w:tc>
      </w:tr>
    </w:tbl>
    <w:p w14:paraId="3DA66D95" w14:textId="77777777" w:rsidR="00241AE2" w:rsidRPr="00C77F5E" w:rsidRDefault="00241AE2" w:rsidP="00241AE2">
      <w:pPr>
        <w:spacing w:after="0"/>
        <w:contextualSpacing/>
        <w:rPr>
          <w:rFonts w:ascii="Calibri" w:hAnsi="Calibri" w:cs="Calibri"/>
        </w:rPr>
      </w:pPr>
    </w:p>
    <w:p w14:paraId="34C6CB17"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31. </w:t>
      </w:r>
      <w:r w:rsidRPr="00C77F5E">
        <w:rPr>
          <w:rFonts w:ascii="Calibri" w:hAnsi="Calibri" w:cs="Calibri"/>
          <w:b/>
          <w:bCs/>
        </w:rPr>
        <w:t>Quels sont les objectifs glycémiques dans ce cas ?</w:t>
      </w:r>
    </w:p>
    <w:p w14:paraId="496A02A7"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1-Une glycémie à jeun inférieure à 95 mg/dl </w:t>
      </w:r>
    </w:p>
    <w:p w14:paraId="02F49D95" w14:textId="77777777" w:rsidR="00241AE2" w:rsidRPr="00C77F5E" w:rsidRDefault="00241AE2" w:rsidP="00241AE2">
      <w:pPr>
        <w:spacing w:after="0"/>
        <w:contextualSpacing/>
        <w:rPr>
          <w:rFonts w:ascii="Calibri" w:hAnsi="Calibri" w:cs="Calibri"/>
        </w:rPr>
      </w:pPr>
      <w:r w:rsidRPr="00C77F5E">
        <w:rPr>
          <w:rFonts w:ascii="Calibri" w:hAnsi="Calibri" w:cs="Calibri"/>
        </w:rPr>
        <w:t>2-Une glycémie postprandiale à 2 heures inférieure à 120 mg/dl</w:t>
      </w:r>
    </w:p>
    <w:p w14:paraId="7D4E1998" w14:textId="77777777" w:rsidR="00241AE2" w:rsidRPr="00C77F5E" w:rsidRDefault="00241AE2" w:rsidP="00241AE2">
      <w:pPr>
        <w:spacing w:after="0"/>
        <w:contextualSpacing/>
        <w:rPr>
          <w:rFonts w:ascii="Calibri" w:hAnsi="Calibri" w:cs="Calibri"/>
        </w:rPr>
      </w:pPr>
      <w:r w:rsidRPr="00C77F5E">
        <w:rPr>
          <w:rFonts w:ascii="Calibri" w:hAnsi="Calibri" w:cs="Calibri"/>
        </w:rPr>
        <w:lastRenderedPageBreak/>
        <w:t>3-Une glycémie postprandiale à 2 heures inférieure à 140 mg/dl</w:t>
      </w:r>
    </w:p>
    <w:p w14:paraId="3838CC77" w14:textId="77777777" w:rsidR="00241AE2" w:rsidRPr="00C77F5E" w:rsidRDefault="00241AE2" w:rsidP="00241AE2">
      <w:pPr>
        <w:spacing w:after="0"/>
        <w:contextualSpacing/>
        <w:rPr>
          <w:rFonts w:ascii="Calibri" w:hAnsi="Calibri" w:cs="Calibri"/>
        </w:rPr>
      </w:pPr>
      <w:r w:rsidRPr="00C77F5E">
        <w:rPr>
          <w:rFonts w:ascii="Calibri" w:hAnsi="Calibri" w:cs="Calibri"/>
        </w:rPr>
        <w:t>4-Une glycémie à jeun inférieure à 115 mg/dl</w:t>
      </w:r>
    </w:p>
    <w:p w14:paraId="7608BF87" w14:textId="77777777" w:rsidR="00241AE2" w:rsidRPr="00C77F5E" w:rsidRDefault="00241AE2" w:rsidP="00241AE2">
      <w:pPr>
        <w:spacing w:after="0"/>
        <w:contextualSpacing/>
        <w:rPr>
          <w:rFonts w:ascii="Calibri" w:hAnsi="Calibri" w:cs="Calibri"/>
        </w:rPr>
      </w:pPr>
      <w:r w:rsidRPr="00C77F5E">
        <w:rPr>
          <w:rFonts w:ascii="Calibri" w:hAnsi="Calibri" w:cs="Calibri"/>
        </w:rPr>
        <w:t>5-Une glycémie moyenne à 130 mg/dl</w:t>
      </w:r>
    </w:p>
    <w:p w14:paraId="48A89720" w14:textId="77777777" w:rsidR="00241AE2" w:rsidRPr="00C77F5E" w:rsidRDefault="00241AE2" w:rsidP="00241AE2">
      <w:pPr>
        <w:spacing w:after="0"/>
        <w:contextualSpacing/>
        <w:rPr>
          <w:rFonts w:ascii="Calibri" w:hAnsi="Calibri" w:cs="Calibri"/>
        </w:rPr>
      </w:pPr>
      <w:r w:rsidRPr="00C77F5E">
        <w:rPr>
          <w:rFonts w:ascii="Calibri" w:hAnsi="Calibri" w:cs="Calibri"/>
        </w:rPr>
        <w:t>Réponses A :  3+4         B: 1+2        C: 4-2           D 1+3          E 1.5</w:t>
      </w:r>
    </w:p>
    <w:tbl>
      <w:tblPr>
        <w:tblStyle w:val="TableGrid"/>
        <w:tblW w:w="10325" w:type="dxa"/>
        <w:tblInd w:w="-2" w:type="dxa"/>
        <w:tblLook w:val="04A0" w:firstRow="1" w:lastRow="0" w:firstColumn="1" w:lastColumn="0" w:noHBand="0" w:noVBand="1"/>
      </w:tblPr>
      <w:tblGrid>
        <w:gridCol w:w="569"/>
        <w:gridCol w:w="9756"/>
      </w:tblGrid>
      <w:tr w:rsidR="00241AE2" w:rsidRPr="00C77F5E" w14:paraId="25B4C792" w14:textId="77777777" w:rsidTr="00773906">
        <w:tc>
          <w:tcPr>
            <w:tcW w:w="569" w:type="dxa"/>
          </w:tcPr>
          <w:p w14:paraId="06BA94D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756" w:type="dxa"/>
          </w:tcPr>
          <w:p w14:paraId="3EED03B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objectifs glycémiques recommandés pour les femmes enceintes atteintes de diabète gestationnel sont une glycémie à jeun inférieure à 95 mg/dl et une glycémie postprandiale à 2 heures inférieure à 120 mg/dl.</w:t>
            </w:r>
          </w:p>
        </w:tc>
      </w:tr>
    </w:tbl>
    <w:p w14:paraId="2358ED14" w14:textId="77777777" w:rsidR="00241AE2" w:rsidRPr="00C77F5E" w:rsidRDefault="00241AE2" w:rsidP="00241AE2">
      <w:pPr>
        <w:spacing w:after="0"/>
        <w:contextualSpacing/>
        <w:rPr>
          <w:rFonts w:ascii="Calibri" w:hAnsi="Calibri" w:cs="Calibri"/>
        </w:rPr>
      </w:pPr>
    </w:p>
    <w:p w14:paraId="258BE538" w14:textId="77777777" w:rsidR="00241AE2" w:rsidRPr="00C77F5E" w:rsidRDefault="00241AE2" w:rsidP="00241AE2">
      <w:pPr>
        <w:pStyle w:val="Paragraphedeliste3"/>
        <w:spacing w:before="0" w:beforeAutospacing="0" w:after="0" w:afterAutospacing="0" w:line="276" w:lineRule="auto"/>
        <w:rPr>
          <w:rFonts w:cs="Calibri"/>
          <w:sz w:val="22"/>
          <w:szCs w:val="22"/>
        </w:rPr>
      </w:pPr>
      <w:r>
        <w:rPr>
          <w:rFonts w:cs="Calibri"/>
          <w:b/>
          <w:bCs/>
          <w:sz w:val="22"/>
          <w:szCs w:val="22"/>
        </w:rPr>
        <w:t>32.</w:t>
      </w:r>
      <w:r w:rsidRPr="00C77F5E">
        <w:rPr>
          <w:rFonts w:cs="Calibri"/>
          <w:b/>
          <w:bCs/>
          <w:sz w:val="22"/>
          <w:szCs w:val="22"/>
        </w:rPr>
        <w:t xml:space="preserve"> les facteurs de risques de diabète gestationnel sont RJ (P4 2022 T38)</w:t>
      </w:r>
    </w:p>
    <w:p w14:paraId="02E55DBB" w14:textId="77777777" w:rsidR="00241AE2" w:rsidRPr="00C77F5E" w:rsidRDefault="00241AE2">
      <w:pPr>
        <w:pStyle w:val="Paragraphedeliste3"/>
        <w:numPr>
          <w:ilvl w:val="0"/>
          <w:numId w:val="28"/>
        </w:numPr>
        <w:spacing w:before="0" w:beforeAutospacing="0" w:after="0" w:afterAutospacing="0" w:line="276" w:lineRule="auto"/>
        <w:ind w:left="363"/>
        <w:rPr>
          <w:rFonts w:cs="Calibri"/>
          <w:sz w:val="22"/>
          <w:szCs w:val="22"/>
        </w:rPr>
      </w:pPr>
      <w:r w:rsidRPr="00C77F5E">
        <w:rPr>
          <w:rFonts w:cs="Calibri"/>
          <w:sz w:val="22"/>
          <w:szCs w:val="22"/>
        </w:rPr>
        <w:t>L’obésité</w:t>
      </w:r>
    </w:p>
    <w:p w14:paraId="34496DE1" w14:textId="77777777" w:rsidR="00241AE2" w:rsidRPr="00C77F5E" w:rsidRDefault="00241AE2">
      <w:pPr>
        <w:pStyle w:val="Paragraphedeliste3"/>
        <w:numPr>
          <w:ilvl w:val="0"/>
          <w:numId w:val="28"/>
        </w:numPr>
        <w:spacing w:before="0" w:beforeAutospacing="0" w:after="0" w:afterAutospacing="0" w:line="276" w:lineRule="auto"/>
        <w:ind w:left="363"/>
        <w:rPr>
          <w:rFonts w:cs="Calibri"/>
          <w:sz w:val="22"/>
          <w:szCs w:val="22"/>
        </w:rPr>
      </w:pPr>
      <w:r w:rsidRPr="00C77F5E">
        <w:rPr>
          <w:rFonts w:cs="Calibri"/>
          <w:sz w:val="22"/>
          <w:szCs w:val="22"/>
        </w:rPr>
        <w:t>L’âge supérieure a 25 ans</w:t>
      </w:r>
    </w:p>
    <w:p w14:paraId="00092B42" w14:textId="77777777" w:rsidR="00241AE2" w:rsidRPr="00C77F5E" w:rsidRDefault="00241AE2">
      <w:pPr>
        <w:pStyle w:val="Paragraphedeliste3"/>
        <w:numPr>
          <w:ilvl w:val="0"/>
          <w:numId w:val="28"/>
        </w:numPr>
        <w:spacing w:before="0" w:beforeAutospacing="0" w:after="0" w:afterAutospacing="0" w:line="276" w:lineRule="auto"/>
        <w:ind w:left="363"/>
        <w:rPr>
          <w:rFonts w:cs="Calibri"/>
          <w:sz w:val="22"/>
          <w:szCs w:val="22"/>
        </w:rPr>
      </w:pPr>
      <w:r w:rsidRPr="00C77F5E">
        <w:rPr>
          <w:rFonts w:cs="Calibri"/>
          <w:sz w:val="22"/>
          <w:szCs w:val="22"/>
        </w:rPr>
        <w:t xml:space="preserve">Le terrain d’auto immunité </w:t>
      </w:r>
    </w:p>
    <w:p w14:paraId="7ACD3746" w14:textId="77777777" w:rsidR="00241AE2" w:rsidRPr="00C77F5E" w:rsidRDefault="00241AE2">
      <w:pPr>
        <w:pStyle w:val="Paragraphedeliste3"/>
        <w:numPr>
          <w:ilvl w:val="0"/>
          <w:numId w:val="28"/>
        </w:numPr>
        <w:spacing w:before="0" w:beforeAutospacing="0" w:after="0" w:afterAutospacing="0" w:line="276" w:lineRule="auto"/>
        <w:ind w:left="363"/>
        <w:rPr>
          <w:rFonts w:cs="Calibri"/>
          <w:sz w:val="22"/>
          <w:szCs w:val="22"/>
        </w:rPr>
      </w:pPr>
      <w:r w:rsidRPr="00C77F5E">
        <w:rPr>
          <w:rFonts w:cs="Calibri"/>
          <w:sz w:val="22"/>
          <w:szCs w:val="22"/>
        </w:rPr>
        <w:t>Les antécédents de macrosomie lors d’une grossesse antérieure</w:t>
      </w:r>
    </w:p>
    <w:p w14:paraId="2DCE7065" w14:textId="77777777" w:rsidR="00241AE2" w:rsidRPr="00C77F5E" w:rsidRDefault="00241AE2">
      <w:pPr>
        <w:pStyle w:val="Paragraphedeliste3"/>
        <w:numPr>
          <w:ilvl w:val="0"/>
          <w:numId w:val="28"/>
        </w:numPr>
        <w:spacing w:before="0" w:beforeAutospacing="0" w:after="0" w:afterAutospacing="0" w:line="276" w:lineRule="auto"/>
        <w:ind w:left="363"/>
        <w:rPr>
          <w:rFonts w:cs="Calibri"/>
          <w:sz w:val="22"/>
          <w:szCs w:val="22"/>
        </w:rPr>
      </w:pPr>
      <w:r w:rsidRPr="00C77F5E">
        <w:rPr>
          <w:rFonts w:cs="Calibri"/>
          <w:sz w:val="22"/>
          <w:szCs w:val="22"/>
        </w:rPr>
        <w:t>La primiparité</w:t>
      </w:r>
    </w:p>
    <w:p w14:paraId="63BA8C76" w14:textId="77777777" w:rsidR="00241AE2" w:rsidRPr="00C77F5E" w:rsidRDefault="00241AE2" w:rsidP="00241AE2">
      <w:pPr>
        <w:pStyle w:val="Paragraphedeliste3"/>
        <w:spacing w:before="0" w:beforeAutospacing="0" w:after="0" w:afterAutospacing="0" w:line="276" w:lineRule="auto"/>
        <w:ind w:left="363"/>
        <w:jc w:val="center"/>
        <w:rPr>
          <w:rFonts w:cs="Calibri"/>
          <w:sz w:val="22"/>
          <w:szCs w:val="22"/>
        </w:rPr>
      </w:pPr>
      <w:r w:rsidRPr="00C77F5E">
        <w:rPr>
          <w:rFonts w:cs="Calibri"/>
          <w:sz w:val="22"/>
          <w:szCs w:val="22"/>
        </w:rPr>
        <w:t>A 1.3            B 2.4           C 2.5           D 1.4             E1.5</w:t>
      </w:r>
    </w:p>
    <w:tbl>
      <w:tblPr>
        <w:tblStyle w:val="TableGrid"/>
        <w:tblW w:w="10345" w:type="dxa"/>
        <w:tblInd w:w="-2" w:type="dxa"/>
        <w:tblLook w:val="04A0" w:firstRow="1" w:lastRow="0" w:firstColumn="1" w:lastColumn="0" w:noHBand="0" w:noVBand="1"/>
      </w:tblPr>
      <w:tblGrid>
        <w:gridCol w:w="567"/>
        <w:gridCol w:w="9778"/>
      </w:tblGrid>
      <w:tr w:rsidR="00241AE2" w:rsidRPr="00C77F5E" w14:paraId="301EC379" w14:textId="77777777" w:rsidTr="00773906">
        <w:tc>
          <w:tcPr>
            <w:tcW w:w="567" w:type="dxa"/>
          </w:tcPr>
          <w:p w14:paraId="06AB666F"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778" w:type="dxa"/>
          </w:tcPr>
          <w:p w14:paraId="7885627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diabète gestationnel est un problème d’insulinorésistance et ne pas d’auto-immunité</w:t>
            </w:r>
          </w:p>
        </w:tc>
      </w:tr>
    </w:tbl>
    <w:p w14:paraId="273DCFCD" w14:textId="77777777" w:rsidR="00241AE2" w:rsidRPr="00C77F5E" w:rsidRDefault="00241AE2" w:rsidP="00241AE2">
      <w:pPr>
        <w:bidi/>
        <w:spacing w:after="0"/>
        <w:contextualSpacing/>
        <w:jc w:val="right"/>
        <w:rPr>
          <w:rFonts w:ascii="Calibri" w:hAnsi="Calibri" w:cs="Calibri"/>
          <w:b/>
          <w:bCs/>
        </w:rPr>
      </w:pPr>
    </w:p>
    <w:p w14:paraId="0959B2F5"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33.</w:t>
      </w:r>
      <w:r w:rsidRPr="00C77F5E">
        <w:rPr>
          <w:rFonts w:ascii="Calibri" w:hAnsi="Calibri" w:cs="Calibri"/>
          <w:b/>
          <w:bCs/>
        </w:rPr>
        <w:t xml:space="preserve"> les caractéristiques du diabète de type 1 lent ou LADA sont ( cocher la RJ ) (P4 2022 T26)</w:t>
      </w:r>
    </w:p>
    <w:p w14:paraId="51331F6B"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1-Age de survenu souvent entre 30 à 40 ans </w:t>
      </w:r>
    </w:p>
    <w:p w14:paraId="3149317A"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2-Présence de cétose spontanée au diagnostic </w:t>
      </w:r>
    </w:p>
    <w:p w14:paraId="5FFBD47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3-Souvent ils répondent bien au traitement oral les premières années  </w:t>
      </w:r>
    </w:p>
    <w:p w14:paraId="5B13779B"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4-Les anticorps sont souvent négatifs </w:t>
      </w:r>
    </w:p>
    <w:p w14:paraId="14E057FE"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5-Le LADA représenterait jusqu’à 10% des diabètes apparemment de type 2  </w:t>
      </w:r>
    </w:p>
    <w:p w14:paraId="7D9C6736"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1-2-3       B : 3-4-5       C : 2-3-4      D : 1-3-5        E : 1-3-4</w:t>
      </w:r>
    </w:p>
    <w:tbl>
      <w:tblPr>
        <w:tblStyle w:val="TableGrid"/>
        <w:tblW w:w="10345" w:type="dxa"/>
        <w:tblInd w:w="-2" w:type="dxa"/>
        <w:tblLook w:val="04A0" w:firstRow="1" w:lastRow="0" w:firstColumn="1" w:lastColumn="0" w:noHBand="0" w:noVBand="1"/>
      </w:tblPr>
      <w:tblGrid>
        <w:gridCol w:w="567"/>
        <w:gridCol w:w="9778"/>
      </w:tblGrid>
      <w:tr w:rsidR="00241AE2" w:rsidRPr="00C77F5E" w14:paraId="2A6543E8" w14:textId="77777777" w:rsidTr="00773906">
        <w:tc>
          <w:tcPr>
            <w:tcW w:w="567" w:type="dxa"/>
          </w:tcPr>
          <w:p w14:paraId="74308ECE"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778" w:type="dxa"/>
          </w:tcPr>
          <w:p w14:paraId="05E36F5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LADA (Latent Autoimmune Diabetes in Adults)</w:t>
            </w:r>
          </w:p>
          <w:p w14:paraId="01335C36"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diabète LADA, parfois appelé diabète de type 1.5, apparait généralement chez les personnes de 30 à 50 ans de poids normal. Comme le diabète de type 1, il comporte une composante auto-immune, caractérisée par la présence d'auto-anticorps dans le sang. l’insulinothérapie n’est pas vitale pour les six premier mois de traitement</w:t>
            </w:r>
          </w:p>
        </w:tc>
      </w:tr>
    </w:tbl>
    <w:p w14:paraId="09EAEF48" w14:textId="77777777" w:rsidR="00241AE2" w:rsidRPr="00C77F5E" w:rsidRDefault="00241AE2" w:rsidP="00241AE2">
      <w:pPr>
        <w:spacing w:after="0"/>
        <w:ind w:left="363"/>
        <w:contextualSpacing/>
        <w:rPr>
          <w:rFonts w:ascii="Calibri" w:hAnsi="Calibri" w:cs="Calibri"/>
          <w:b/>
          <w:bCs/>
        </w:rPr>
      </w:pPr>
    </w:p>
    <w:p w14:paraId="14EA4D87" w14:textId="77777777" w:rsidR="00241AE2" w:rsidRPr="00C77F5E" w:rsidRDefault="00241AE2" w:rsidP="00241AE2">
      <w:pPr>
        <w:spacing w:after="0"/>
        <w:contextualSpacing/>
        <w:rPr>
          <w:rFonts w:ascii="Calibri" w:hAnsi="Calibri" w:cs="Calibri"/>
          <w:b/>
          <w:bCs/>
        </w:rPr>
      </w:pPr>
      <w:r>
        <w:rPr>
          <w:rFonts w:ascii="Calibri" w:hAnsi="Calibri" w:cs="Calibri"/>
          <w:b/>
          <w:bCs/>
        </w:rPr>
        <w:t>34.</w:t>
      </w:r>
      <w:r w:rsidRPr="00C77F5E">
        <w:rPr>
          <w:rFonts w:ascii="Calibri" w:hAnsi="Calibri" w:cs="Calibri"/>
          <w:b/>
          <w:bCs/>
        </w:rPr>
        <w:t xml:space="preserve"> Le diabète mitochondrial est: (Cocher la réponse juste) (P3 2022 T38)</w:t>
      </w:r>
    </w:p>
    <w:p w14:paraId="7BACDDE3" w14:textId="77777777" w:rsidR="00241AE2" w:rsidRPr="00C77F5E" w:rsidRDefault="00241AE2">
      <w:pPr>
        <w:pStyle w:val="ListParagraph"/>
        <w:numPr>
          <w:ilvl w:val="0"/>
          <w:numId w:val="25"/>
        </w:numPr>
        <w:spacing w:after="0"/>
        <w:ind w:left="363"/>
        <w:rPr>
          <w:rFonts w:ascii="Calibri" w:hAnsi="Calibri" w:cs="Calibri"/>
        </w:rPr>
      </w:pPr>
      <w:r w:rsidRPr="00C77F5E">
        <w:rPr>
          <w:rFonts w:ascii="Calibri" w:hAnsi="Calibri" w:cs="Calibri"/>
        </w:rPr>
        <w:t>De transmission autosomale dominante</w:t>
      </w:r>
    </w:p>
    <w:p w14:paraId="31C94B9C" w14:textId="77777777" w:rsidR="00241AE2" w:rsidRPr="00C77F5E" w:rsidRDefault="00241AE2">
      <w:pPr>
        <w:pStyle w:val="ListParagraph"/>
        <w:numPr>
          <w:ilvl w:val="0"/>
          <w:numId w:val="25"/>
        </w:numPr>
        <w:spacing w:after="0"/>
        <w:ind w:left="363"/>
        <w:rPr>
          <w:rFonts w:ascii="Calibri" w:hAnsi="Calibri" w:cs="Calibri"/>
        </w:rPr>
      </w:pPr>
      <w:r w:rsidRPr="00C77F5E">
        <w:rPr>
          <w:rFonts w:ascii="Calibri" w:hAnsi="Calibri" w:cs="Calibri"/>
        </w:rPr>
        <w:t xml:space="preserve">De transmission maternelle </w:t>
      </w:r>
    </w:p>
    <w:p w14:paraId="12665E64" w14:textId="77777777" w:rsidR="00241AE2" w:rsidRPr="00C77F5E" w:rsidRDefault="00241AE2">
      <w:pPr>
        <w:pStyle w:val="ListParagraph"/>
        <w:numPr>
          <w:ilvl w:val="0"/>
          <w:numId w:val="25"/>
        </w:numPr>
        <w:spacing w:after="0"/>
        <w:ind w:left="363"/>
        <w:rPr>
          <w:rFonts w:ascii="Calibri" w:hAnsi="Calibri" w:cs="Calibri"/>
        </w:rPr>
      </w:pPr>
      <w:r w:rsidRPr="00C77F5E">
        <w:rPr>
          <w:rFonts w:ascii="Calibri" w:hAnsi="Calibri" w:cs="Calibri"/>
        </w:rPr>
        <w:t>L'anomalie biologique est une atteinte de la glucokinase</w:t>
      </w:r>
    </w:p>
    <w:p w14:paraId="7C3FD713" w14:textId="77777777" w:rsidR="00241AE2" w:rsidRPr="00C77F5E" w:rsidRDefault="00241AE2">
      <w:pPr>
        <w:pStyle w:val="ListParagraph"/>
        <w:numPr>
          <w:ilvl w:val="0"/>
          <w:numId w:val="25"/>
        </w:numPr>
        <w:spacing w:after="0"/>
        <w:ind w:left="363"/>
        <w:rPr>
          <w:rFonts w:ascii="Calibri" w:hAnsi="Calibri" w:cs="Calibri"/>
        </w:rPr>
      </w:pPr>
      <w:r w:rsidRPr="00C77F5E">
        <w:rPr>
          <w:rFonts w:ascii="Calibri" w:hAnsi="Calibri" w:cs="Calibri"/>
        </w:rPr>
        <w:t xml:space="preserve">Une surdité neurosensorielle peut se voir </w:t>
      </w:r>
    </w:p>
    <w:p w14:paraId="382AEF4F" w14:textId="77777777" w:rsidR="00241AE2" w:rsidRPr="00C77F5E" w:rsidRDefault="00241AE2">
      <w:pPr>
        <w:pStyle w:val="ListParagraph"/>
        <w:numPr>
          <w:ilvl w:val="0"/>
          <w:numId w:val="25"/>
        </w:numPr>
        <w:spacing w:after="0"/>
        <w:ind w:left="363"/>
        <w:rPr>
          <w:rFonts w:ascii="Calibri" w:hAnsi="Calibri" w:cs="Calibri"/>
        </w:rPr>
      </w:pPr>
      <w:r w:rsidRPr="00C77F5E">
        <w:rPr>
          <w:rFonts w:ascii="Calibri" w:hAnsi="Calibri" w:cs="Calibri"/>
        </w:rPr>
        <w:t>Les anticorps anti GAD et anti IAZ sont positifs</w:t>
      </w:r>
    </w:p>
    <w:p w14:paraId="622B89D5"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:A: 3-4                B:2-4                   C:2-3                     D:1-4              E:1-5</w:t>
      </w:r>
    </w:p>
    <w:tbl>
      <w:tblPr>
        <w:tblStyle w:val="TableGrid"/>
        <w:tblW w:w="10345" w:type="dxa"/>
        <w:tblInd w:w="-2" w:type="dxa"/>
        <w:tblLook w:val="04A0" w:firstRow="1" w:lastRow="0" w:firstColumn="1" w:lastColumn="0" w:noHBand="0" w:noVBand="1"/>
      </w:tblPr>
      <w:tblGrid>
        <w:gridCol w:w="456"/>
        <w:gridCol w:w="9889"/>
      </w:tblGrid>
      <w:tr w:rsidR="00241AE2" w:rsidRPr="00C77F5E" w14:paraId="679807E7" w14:textId="77777777" w:rsidTr="00773906">
        <w:tc>
          <w:tcPr>
            <w:tcW w:w="456" w:type="dxa"/>
          </w:tcPr>
          <w:p w14:paraId="3B538BF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889" w:type="dxa"/>
          </w:tcPr>
          <w:p w14:paraId="0F2C750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Il s'agit du syndrome MIDD (Maternally inherited diabetes and deafness). </w:t>
            </w:r>
          </w:p>
          <w:p w14:paraId="3792EE5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transmission est mitochondriale (et donc maternelle).</w:t>
            </w:r>
          </w:p>
          <w:p w14:paraId="1ACDE35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clinique est faite de : Diabète sucré, Surdité neurosensorielle (de perception) bilatérale, Rétinite pigmentaire avec un aspect « poivre et sel » de la rétine, et une atrophie chorio-rétinienne.</w:t>
            </w:r>
          </w:p>
        </w:tc>
      </w:tr>
    </w:tbl>
    <w:p w14:paraId="4E740DB2" w14:textId="77777777" w:rsidR="00241AE2" w:rsidRPr="00C77F5E" w:rsidRDefault="00241AE2" w:rsidP="00241AE2">
      <w:pPr>
        <w:spacing w:after="0"/>
        <w:ind w:left="363"/>
        <w:contextualSpacing/>
        <w:rPr>
          <w:rFonts w:ascii="Calibri" w:hAnsi="Calibri" w:cs="Calibri"/>
          <w:b/>
          <w:bCs/>
        </w:rPr>
      </w:pPr>
    </w:p>
    <w:p w14:paraId="553E4B44" w14:textId="77777777" w:rsidR="00241AE2" w:rsidRPr="00C77F5E" w:rsidRDefault="00241AE2" w:rsidP="00241AE2">
      <w:pPr>
        <w:spacing w:after="0"/>
        <w:contextualSpacing/>
        <w:rPr>
          <w:rFonts w:ascii="Calibri" w:hAnsi="Calibri" w:cs="Calibri"/>
          <w:b/>
          <w:bCs/>
        </w:rPr>
      </w:pPr>
      <w:r>
        <w:rPr>
          <w:rFonts w:ascii="Calibri" w:hAnsi="Calibri" w:cs="Calibri"/>
          <w:b/>
          <w:bCs/>
        </w:rPr>
        <w:t>35.</w:t>
      </w:r>
      <w:r w:rsidRPr="00C77F5E">
        <w:rPr>
          <w:rFonts w:ascii="Calibri" w:hAnsi="Calibri" w:cs="Calibri"/>
          <w:b/>
          <w:bCs/>
        </w:rPr>
        <w:t xml:space="preserve"> Dans le diabète de type 1: (La RJ) (P2 2022 T40)</w:t>
      </w:r>
    </w:p>
    <w:p w14:paraId="51DA553B" w14:textId="77777777" w:rsidR="00241AE2" w:rsidRPr="00C77F5E" w:rsidRDefault="00241AE2">
      <w:pPr>
        <w:pStyle w:val="ListParagraph"/>
        <w:numPr>
          <w:ilvl w:val="0"/>
          <w:numId w:val="21"/>
        </w:numPr>
        <w:spacing w:after="0"/>
        <w:ind w:left="363"/>
        <w:rPr>
          <w:rFonts w:ascii="Calibri" w:hAnsi="Calibri" w:cs="Calibri"/>
        </w:rPr>
      </w:pPr>
      <w:r w:rsidRPr="00C77F5E">
        <w:rPr>
          <w:rFonts w:ascii="Calibri" w:hAnsi="Calibri" w:cs="Calibri"/>
        </w:rPr>
        <w:t>Le diabète de type 1 idiopathique est le plus fréquent</w:t>
      </w:r>
    </w:p>
    <w:p w14:paraId="400496FE" w14:textId="77777777" w:rsidR="00241AE2" w:rsidRPr="00C77F5E" w:rsidRDefault="00241AE2">
      <w:pPr>
        <w:pStyle w:val="ListParagraph"/>
        <w:numPr>
          <w:ilvl w:val="0"/>
          <w:numId w:val="21"/>
        </w:numPr>
        <w:spacing w:after="0"/>
        <w:ind w:left="363"/>
        <w:rPr>
          <w:rFonts w:ascii="Calibri" w:hAnsi="Calibri" w:cs="Calibri"/>
        </w:rPr>
      </w:pPr>
      <w:r w:rsidRPr="00C77F5E">
        <w:rPr>
          <w:rFonts w:ascii="Calibri" w:hAnsi="Calibri" w:cs="Calibri"/>
        </w:rPr>
        <w:t>Les antécédents familiaux dans le diabète de type 1 sont fréquents</w:t>
      </w:r>
    </w:p>
    <w:p w14:paraId="0B2170F5" w14:textId="77777777" w:rsidR="00241AE2" w:rsidRPr="00C77F5E" w:rsidRDefault="00241AE2">
      <w:pPr>
        <w:pStyle w:val="ListParagraph"/>
        <w:numPr>
          <w:ilvl w:val="0"/>
          <w:numId w:val="21"/>
        </w:numPr>
        <w:spacing w:after="0"/>
        <w:ind w:left="363"/>
        <w:rPr>
          <w:rFonts w:ascii="Calibri" w:hAnsi="Calibri" w:cs="Calibri"/>
        </w:rPr>
      </w:pPr>
      <w:r w:rsidRPr="00C77F5E">
        <w:rPr>
          <w:rFonts w:ascii="Calibri" w:hAnsi="Calibri" w:cs="Calibri"/>
        </w:rPr>
        <w:t>Les complications dégénératives au diagnostic sont absentes</w:t>
      </w:r>
    </w:p>
    <w:p w14:paraId="1CF722F3" w14:textId="77777777" w:rsidR="00241AE2" w:rsidRPr="00C77F5E" w:rsidRDefault="00241AE2">
      <w:pPr>
        <w:pStyle w:val="ListParagraph"/>
        <w:numPr>
          <w:ilvl w:val="0"/>
          <w:numId w:val="21"/>
        </w:numPr>
        <w:spacing w:after="0"/>
        <w:ind w:left="363"/>
        <w:rPr>
          <w:rFonts w:ascii="Calibri" w:hAnsi="Calibri" w:cs="Calibri"/>
        </w:rPr>
      </w:pPr>
      <w:r w:rsidRPr="00C77F5E">
        <w:rPr>
          <w:rFonts w:ascii="Calibri" w:hAnsi="Calibri" w:cs="Calibri"/>
        </w:rPr>
        <w:t>Poids Normal ou maigre</w:t>
      </w:r>
    </w:p>
    <w:p w14:paraId="500483BE" w14:textId="77777777" w:rsidR="00241AE2" w:rsidRPr="00C77F5E" w:rsidRDefault="00241AE2">
      <w:pPr>
        <w:pStyle w:val="ListParagraph"/>
        <w:numPr>
          <w:ilvl w:val="0"/>
          <w:numId w:val="21"/>
        </w:numPr>
        <w:spacing w:after="0"/>
        <w:ind w:left="363"/>
        <w:rPr>
          <w:rFonts w:ascii="Calibri" w:hAnsi="Calibri" w:cs="Calibri"/>
        </w:rPr>
      </w:pPr>
      <w:r w:rsidRPr="00C77F5E">
        <w:rPr>
          <w:rFonts w:ascii="Calibri" w:hAnsi="Calibri" w:cs="Calibri"/>
        </w:rPr>
        <w:t xml:space="preserve">Le risque d'évolution vers le coma acido-cétosique </w:t>
      </w:r>
    </w:p>
    <w:p w14:paraId="583EE418" w14:textId="77777777" w:rsidR="00241AE2" w:rsidRPr="00C77F5E" w:rsidRDefault="00241AE2" w:rsidP="00241AE2">
      <w:pPr>
        <w:spacing w:after="0"/>
        <w:ind w:left="363"/>
        <w:contextualSpacing/>
        <w:jc w:val="center"/>
        <w:rPr>
          <w:rFonts w:ascii="Calibri" w:hAnsi="Calibri" w:cs="Calibri"/>
        </w:rPr>
      </w:pPr>
      <w:r w:rsidRPr="00C77F5E">
        <w:rPr>
          <w:rFonts w:ascii="Calibri" w:hAnsi="Calibri" w:cs="Calibri"/>
        </w:rPr>
        <w:lastRenderedPageBreak/>
        <w:t>a=1+3+5     b=1+3+4    c=1+4+5    d=2+4+5     e=2+3+5</w:t>
      </w:r>
    </w:p>
    <w:tbl>
      <w:tblPr>
        <w:tblStyle w:val="TableGrid"/>
        <w:tblW w:w="10345" w:type="dxa"/>
        <w:tblInd w:w="-2" w:type="dxa"/>
        <w:tblLook w:val="04A0" w:firstRow="1" w:lastRow="0" w:firstColumn="1" w:lastColumn="0" w:noHBand="0" w:noVBand="1"/>
      </w:tblPr>
      <w:tblGrid>
        <w:gridCol w:w="720"/>
        <w:gridCol w:w="9625"/>
      </w:tblGrid>
      <w:tr w:rsidR="00241AE2" w:rsidRPr="00C77F5E" w14:paraId="3FD2320E" w14:textId="77777777" w:rsidTr="00773906">
        <w:tc>
          <w:tcPr>
            <w:tcW w:w="720" w:type="dxa"/>
          </w:tcPr>
          <w:p w14:paraId="7FC13EE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w:t>
            </w:r>
          </w:p>
        </w:tc>
        <w:tc>
          <w:tcPr>
            <w:tcW w:w="9625" w:type="dxa"/>
          </w:tcPr>
          <w:p w14:paraId="33977AD0" w14:textId="77777777" w:rsidR="00241AE2" w:rsidRPr="00DF07A5" w:rsidRDefault="00241AE2" w:rsidP="00773906">
            <w:pPr>
              <w:contextualSpacing/>
              <w:rPr>
                <w:rFonts w:ascii="Calibri" w:hAnsi="Calibri" w:cs="Calibri"/>
                <w:b/>
                <w:bCs/>
                <w:lang w:eastAsia="en-US"/>
              </w:rPr>
            </w:pPr>
            <w:r w:rsidRPr="00DF07A5">
              <w:rPr>
                <w:rFonts w:ascii="Calibri" w:hAnsi="Calibri" w:cs="Calibri"/>
                <w:b/>
                <w:bCs/>
                <w:lang w:eastAsia="en-US"/>
              </w:rPr>
              <w:t>Diabète de type 1 :</w:t>
            </w:r>
          </w:p>
          <w:p w14:paraId="554F554D"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Diabète juvénile</w:t>
            </w:r>
          </w:p>
          <w:p w14:paraId="5F885FB6"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Diabète maigre</w:t>
            </w:r>
          </w:p>
          <w:p w14:paraId="0DCCA2CF"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Diabète cétosique</w:t>
            </w:r>
          </w:p>
          <w:p w14:paraId="7E8EA2EE"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Diabète insulinodépendant.</w:t>
            </w:r>
          </w:p>
          <w:p w14:paraId="410D8C7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complication dégénératives au moment du diagnostic de DT1 sont rares parce qu’ il est pris en charge le plus souvent à un stade précoce dès l’enfance par contre l’acidocétose diabétique spontané est fréquente.</w:t>
            </w:r>
          </w:p>
        </w:tc>
      </w:tr>
    </w:tbl>
    <w:p w14:paraId="7DD71CD9" w14:textId="77777777" w:rsidR="00241AE2" w:rsidRPr="00C77F5E" w:rsidRDefault="00241AE2" w:rsidP="00241AE2">
      <w:pPr>
        <w:spacing w:after="0"/>
        <w:ind w:left="363"/>
        <w:contextualSpacing/>
        <w:rPr>
          <w:rFonts w:ascii="Calibri" w:hAnsi="Calibri" w:cs="Calibri"/>
          <w:b/>
          <w:bCs/>
        </w:rPr>
      </w:pPr>
    </w:p>
    <w:p w14:paraId="407AA1E6"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36. </w:t>
      </w:r>
      <w:r w:rsidRPr="00C77F5E">
        <w:rPr>
          <w:rFonts w:ascii="Calibri" w:hAnsi="Calibri" w:cs="Calibri"/>
          <w:b/>
          <w:bCs/>
        </w:rPr>
        <w:t>Le diagnostic diabète gestationnel est retenu à HGPO devant la valeur : (RJ) (P2 2022 T38)</w:t>
      </w:r>
    </w:p>
    <w:p w14:paraId="3BA1D224" w14:textId="77777777" w:rsidR="00241AE2" w:rsidRPr="00C77F5E" w:rsidRDefault="00241AE2">
      <w:pPr>
        <w:pStyle w:val="ListParagraph"/>
        <w:numPr>
          <w:ilvl w:val="2"/>
          <w:numId w:val="19"/>
        </w:numPr>
        <w:spacing w:after="0"/>
        <w:ind w:left="363"/>
        <w:rPr>
          <w:rFonts w:ascii="Calibri" w:hAnsi="Calibri" w:cs="Calibri"/>
        </w:rPr>
      </w:pPr>
      <w:r w:rsidRPr="00C77F5E">
        <w:rPr>
          <w:rFonts w:ascii="Calibri" w:hAnsi="Calibri" w:cs="Calibri"/>
        </w:rPr>
        <w:t>Temps 0: 0.95 g/l</w:t>
      </w:r>
    </w:p>
    <w:p w14:paraId="4A0783E6" w14:textId="77777777" w:rsidR="00241AE2" w:rsidRPr="00C77F5E" w:rsidRDefault="00241AE2">
      <w:pPr>
        <w:pStyle w:val="ListParagraph"/>
        <w:numPr>
          <w:ilvl w:val="2"/>
          <w:numId w:val="19"/>
        </w:numPr>
        <w:spacing w:after="0"/>
        <w:ind w:left="363"/>
        <w:rPr>
          <w:rFonts w:ascii="Calibri" w:hAnsi="Calibri" w:cs="Calibri"/>
        </w:rPr>
      </w:pPr>
      <w:r w:rsidRPr="00C77F5E">
        <w:rPr>
          <w:rFonts w:ascii="Calibri" w:hAnsi="Calibri" w:cs="Calibri"/>
        </w:rPr>
        <w:t>Temps 1 heure : 1.70 g/l</w:t>
      </w:r>
    </w:p>
    <w:p w14:paraId="1D5BD9B6" w14:textId="77777777" w:rsidR="00241AE2" w:rsidRPr="00C77F5E" w:rsidRDefault="00241AE2">
      <w:pPr>
        <w:pStyle w:val="ListParagraph"/>
        <w:numPr>
          <w:ilvl w:val="2"/>
          <w:numId w:val="19"/>
        </w:numPr>
        <w:spacing w:after="0"/>
        <w:ind w:left="363"/>
        <w:rPr>
          <w:rFonts w:ascii="Calibri" w:hAnsi="Calibri" w:cs="Calibri"/>
        </w:rPr>
      </w:pPr>
      <w:r w:rsidRPr="00C77F5E">
        <w:rPr>
          <w:rFonts w:ascii="Calibri" w:hAnsi="Calibri" w:cs="Calibri"/>
        </w:rPr>
        <w:t>Temps 2 heures : 1.45 g/l</w:t>
      </w:r>
    </w:p>
    <w:p w14:paraId="67BBD5B6" w14:textId="77777777" w:rsidR="00241AE2" w:rsidRPr="00C77F5E" w:rsidRDefault="00241AE2">
      <w:pPr>
        <w:pStyle w:val="ListParagraph"/>
        <w:numPr>
          <w:ilvl w:val="2"/>
          <w:numId w:val="19"/>
        </w:numPr>
        <w:spacing w:after="0"/>
        <w:ind w:left="363"/>
        <w:rPr>
          <w:rFonts w:ascii="Calibri" w:hAnsi="Calibri" w:cs="Calibri"/>
        </w:rPr>
      </w:pPr>
      <w:r w:rsidRPr="00C77F5E">
        <w:rPr>
          <w:rFonts w:ascii="Calibri" w:hAnsi="Calibri" w:cs="Calibri"/>
        </w:rPr>
        <w:t>Temps 1 heure: 1.53 g/l</w:t>
      </w:r>
    </w:p>
    <w:p w14:paraId="2C02829B" w14:textId="77777777" w:rsidR="00241AE2" w:rsidRPr="00C77F5E" w:rsidRDefault="00241AE2">
      <w:pPr>
        <w:pStyle w:val="ListParagraph"/>
        <w:numPr>
          <w:ilvl w:val="2"/>
          <w:numId w:val="19"/>
        </w:numPr>
        <w:spacing w:after="0"/>
        <w:ind w:left="363"/>
        <w:rPr>
          <w:rFonts w:ascii="Calibri" w:hAnsi="Calibri" w:cs="Calibri"/>
        </w:rPr>
      </w:pPr>
      <w:r w:rsidRPr="00C77F5E">
        <w:rPr>
          <w:rFonts w:ascii="Calibri" w:hAnsi="Calibri" w:cs="Calibri"/>
        </w:rPr>
        <w:t>Temps 2 heures: 1.50g/1</w:t>
      </w:r>
    </w:p>
    <w:tbl>
      <w:tblPr>
        <w:tblStyle w:val="TableGrid"/>
        <w:tblW w:w="10345" w:type="dxa"/>
        <w:tblInd w:w="-2" w:type="dxa"/>
        <w:tblLook w:val="04A0" w:firstRow="1" w:lastRow="0" w:firstColumn="1" w:lastColumn="0" w:noHBand="0" w:noVBand="1"/>
      </w:tblPr>
      <w:tblGrid>
        <w:gridCol w:w="720"/>
        <w:gridCol w:w="9625"/>
      </w:tblGrid>
      <w:tr w:rsidR="00241AE2" w:rsidRPr="00C77F5E" w14:paraId="533683C5" w14:textId="77777777" w:rsidTr="00773906">
        <w:tc>
          <w:tcPr>
            <w:tcW w:w="720" w:type="dxa"/>
          </w:tcPr>
          <w:p w14:paraId="775945D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w:t>
            </w:r>
          </w:p>
        </w:tc>
        <w:tc>
          <w:tcPr>
            <w:tcW w:w="9625" w:type="dxa"/>
          </w:tcPr>
          <w:p w14:paraId="36D8C7D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diagnostic du diabète est posé devant les valeurs suivantes :</w:t>
            </w:r>
          </w:p>
          <w:p w14:paraId="35770CEC"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la glycémie à jeun est supérieure ou égale à 0,92 g/L ;</w:t>
            </w:r>
          </w:p>
          <w:p w14:paraId="33378BB5"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la glycémie à une heure après l’HGPO est supérieure ou égale à 1,80 g/L ;</w:t>
            </w:r>
          </w:p>
          <w:p w14:paraId="74F76DA7"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la glycémie à deux heures après l’HGPO est supérieure ou égale à 1,53 g/L</w:t>
            </w:r>
          </w:p>
        </w:tc>
      </w:tr>
    </w:tbl>
    <w:p w14:paraId="6D6A102E" w14:textId="77777777" w:rsidR="00241AE2" w:rsidRPr="00C77F5E" w:rsidRDefault="00241AE2" w:rsidP="00241AE2">
      <w:pPr>
        <w:spacing w:after="0"/>
        <w:ind w:left="363"/>
        <w:contextualSpacing/>
        <w:rPr>
          <w:rFonts w:ascii="Calibri" w:hAnsi="Calibri" w:cs="Calibri"/>
          <w:b/>
          <w:bCs/>
        </w:rPr>
      </w:pPr>
    </w:p>
    <w:p w14:paraId="18FB98F8" w14:textId="77777777" w:rsidR="00241AE2" w:rsidRPr="00C77F5E" w:rsidRDefault="00241AE2" w:rsidP="00241AE2">
      <w:pPr>
        <w:spacing w:after="0"/>
        <w:contextualSpacing/>
        <w:rPr>
          <w:rFonts w:ascii="Calibri" w:hAnsi="Calibri" w:cs="Calibri"/>
          <w:b/>
          <w:bCs/>
        </w:rPr>
      </w:pPr>
      <w:r>
        <w:rPr>
          <w:rFonts w:ascii="Calibri" w:hAnsi="Calibri" w:cs="Calibri"/>
          <w:b/>
          <w:bCs/>
        </w:rPr>
        <w:t>37.</w:t>
      </w:r>
      <w:r w:rsidRPr="00C77F5E">
        <w:rPr>
          <w:rFonts w:ascii="Calibri" w:hAnsi="Calibri" w:cs="Calibri"/>
          <w:b/>
          <w:bCs/>
        </w:rPr>
        <w:t xml:space="preserve"> Les facteurs de risques de diabète gestationnel sont: (La RJ) (P2 2022 T37)</w:t>
      </w:r>
    </w:p>
    <w:p w14:paraId="07281712" w14:textId="77777777" w:rsidR="00241AE2" w:rsidRPr="00C77F5E" w:rsidRDefault="00241AE2">
      <w:pPr>
        <w:pStyle w:val="ListParagraph"/>
        <w:numPr>
          <w:ilvl w:val="0"/>
          <w:numId w:val="20"/>
        </w:numPr>
        <w:spacing w:after="0"/>
        <w:ind w:left="363"/>
        <w:rPr>
          <w:rFonts w:ascii="Calibri" w:hAnsi="Calibri" w:cs="Calibri"/>
        </w:rPr>
      </w:pPr>
      <w:r w:rsidRPr="00C77F5E">
        <w:rPr>
          <w:rFonts w:ascii="Calibri" w:hAnsi="Calibri" w:cs="Calibri"/>
        </w:rPr>
        <w:t>L'obésité</w:t>
      </w:r>
    </w:p>
    <w:p w14:paraId="2809D120" w14:textId="77777777" w:rsidR="00241AE2" w:rsidRPr="00C77F5E" w:rsidRDefault="00241AE2">
      <w:pPr>
        <w:pStyle w:val="ListParagraph"/>
        <w:numPr>
          <w:ilvl w:val="0"/>
          <w:numId w:val="20"/>
        </w:numPr>
        <w:spacing w:after="0"/>
        <w:ind w:left="363"/>
        <w:rPr>
          <w:rFonts w:ascii="Calibri" w:hAnsi="Calibri" w:cs="Calibri"/>
        </w:rPr>
      </w:pPr>
      <w:r w:rsidRPr="00C77F5E">
        <w:rPr>
          <w:rFonts w:ascii="Calibri" w:hAnsi="Calibri" w:cs="Calibri"/>
        </w:rPr>
        <w:t>L'âge &lt; 30ans</w:t>
      </w:r>
    </w:p>
    <w:p w14:paraId="1BA88C53" w14:textId="77777777" w:rsidR="00241AE2" w:rsidRPr="00C77F5E" w:rsidRDefault="00241AE2">
      <w:pPr>
        <w:pStyle w:val="ListParagraph"/>
        <w:numPr>
          <w:ilvl w:val="0"/>
          <w:numId w:val="20"/>
        </w:numPr>
        <w:spacing w:after="0"/>
        <w:ind w:left="363"/>
        <w:rPr>
          <w:rFonts w:ascii="Calibri" w:hAnsi="Calibri" w:cs="Calibri"/>
        </w:rPr>
      </w:pPr>
      <w:r w:rsidRPr="00C77F5E">
        <w:rPr>
          <w:rFonts w:ascii="Calibri" w:hAnsi="Calibri" w:cs="Calibri"/>
        </w:rPr>
        <w:t>Le terrain d'auto-immunité</w:t>
      </w:r>
    </w:p>
    <w:p w14:paraId="2C1BFB82" w14:textId="77777777" w:rsidR="00241AE2" w:rsidRPr="00C77F5E" w:rsidRDefault="00241AE2">
      <w:pPr>
        <w:pStyle w:val="ListParagraph"/>
        <w:numPr>
          <w:ilvl w:val="0"/>
          <w:numId w:val="20"/>
        </w:numPr>
        <w:spacing w:after="0"/>
        <w:ind w:left="363"/>
        <w:rPr>
          <w:rFonts w:ascii="Calibri" w:hAnsi="Calibri" w:cs="Calibri"/>
        </w:rPr>
      </w:pPr>
      <w:r w:rsidRPr="00C77F5E">
        <w:rPr>
          <w:rFonts w:ascii="Calibri" w:hAnsi="Calibri" w:cs="Calibri"/>
        </w:rPr>
        <w:t>Les antécédents de macrosomie lors d'une grossesse antérieure</w:t>
      </w:r>
    </w:p>
    <w:p w14:paraId="488C7C46" w14:textId="77777777" w:rsidR="00241AE2" w:rsidRPr="00C77F5E" w:rsidRDefault="00241AE2">
      <w:pPr>
        <w:pStyle w:val="ListParagraph"/>
        <w:numPr>
          <w:ilvl w:val="0"/>
          <w:numId w:val="20"/>
        </w:numPr>
        <w:spacing w:after="0"/>
        <w:ind w:left="363"/>
        <w:rPr>
          <w:rFonts w:ascii="Calibri" w:hAnsi="Calibri" w:cs="Calibri"/>
        </w:rPr>
      </w:pPr>
      <w:r w:rsidRPr="00C77F5E">
        <w:rPr>
          <w:rFonts w:ascii="Calibri" w:hAnsi="Calibri" w:cs="Calibri"/>
        </w:rPr>
        <w:t>La primiparité</w:t>
      </w:r>
    </w:p>
    <w:p w14:paraId="50885F4C"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a=1+3+5     b=1+4+5     C=2+5    d=1+4    e=2+5</w:t>
      </w:r>
    </w:p>
    <w:tbl>
      <w:tblPr>
        <w:tblStyle w:val="TableGrid"/>
        <w:tblW w:w="10345" w:type="dxa"/>
        <w:tblInd w:w="-2" w:type="dxa"/>
        <w:tblLook w:val="04A0" w:firstRow="1" w:lastRow="0" w:firstColumn="1" w:lastColumn="0" w:noHBand="0" w:noVBand="1"/>
      </w:tblPr>
      <w:tblGrid>
        <w:gridCol w:w="720"/>
        <w:gridCol w:w="9625"/>
      </w:tblGrid>
      <w:tr w:rsidR="00241AE2" w:rsidRPr="00C77F5E" w14:paraId="63718679" w14:textId="77777777" w:rsidTr="00773906">
        <w:tc>
          <w:tcPr>
            <w:tcW w:w="720" w:type="dxa"/>
          </w:tcPr>
          <w:p w14:paraId="1ABCC69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625" w:type="dxa"/>
          </w:tcPr>
          <w:p w14:paraId="571B82D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2- L'âge ≥ 30ans</w:t>
            </w:r>
          </w:p>
          <w:p w14:paraId="5577793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5- La parité élevée</w:t>
            </w:r>
          </w:p>
        </w:tc>
      </w:tr>
    </w:tbl>
    <w:p w14:paraId="1540ADD8" w14:textId="77777777" w:rsidR="00241AE2" w:rsidRPr="00C77F5E" w:rsidRDefault="00241AE2" w:rsidP="00241AE2">
      <w:pPr>
        <w:spacing w:after="0"/>
        <w:ind w:left="363"/>
        <w:contextualSpacing/>
        <w:rPr>
          <w:rFonts w:ascii="Calibri" w:hAnsi="Calibri" w:cs="Calibri"/>
          <w:b/>
          <w:bCs/>
        </w:rPr>
      </w:pPr>
    </w:p>
    <w:p w14:paraId="6D5A01CC" w14:textId="77777777" w:rsidR="00241AE2" w:rsidRPr="00C77F5E" w:rsidRDefault="00241AE2" w:rsidP="00241AE2">
      <w:pPr>
        <w:spacing w:after="0"/>
        <w:contextualSpacing/>
        <w:rPr>
          <w:rFonts w:ascii="Calibri" w:hAnsi="Calibri" w:cs="Calibri"/>
          <w:b/>
          <w:bCs/>
        </w:rPr>
      </w:pPr>
      <w:r>
        <w:rPr>
          <w:rFonts w:ascii="Calibri" w:hAnsi="Calibri" w:cs="Calibri"/>
          <w:b/>
          <w:bCs/>
        </w:rPr>
        <w:t>38.</w:t>
      </w:r>
      <w:r w:rsidRPr="00C77F5E">
        <w:rPr>
          <w:rFonts w:ascii="Calibri" w:hAnsi="Calibri" w:cs="Calibri"/>
          <w:b/>
          <w:bCs/>
        </w:rPr>
        <w:t xml:space="preserve"> les facteurs de risque non modifiables du DT2 sont (P2 2022 T28)</w:t>
      </w:r>
    </w:p>
    <w:p w14:paraId="3103D025" w14:textId="77777777" w:rsidR="00241AE2" w:rsidRPr="00C77F5E" w:rsidRDefault="00241AE2">
      <w:pPr>
        <w:pStyle w:val="ListParagraph"/>
        <w:numPr>
          <w:ilvl w:val="1"/>
          <w:numId w:val="15"/>
        </w:numPr>
        <w:spacing w:after="0"/>
        <w:ind w:left="705"/>
        <w:rPr>
          <w:rFonts w:ascii="Calibri" w:hAnsi="Calibri" w:cs="Calibri"/>
        </w:rPr>
      </w:pPr>
      <w:r w:rsidRPr="00C77F5E">
        <w:rPr>
          <w:rFonts w:ascii="Calibri" w:hAnsi="Calibri" w:cs="Calibri"/>
        </w:rPr>
        <w:t xml:space="preserve">Age </w:t>
      </w:r>
    </w:p>
    <w:p w14:paraId="7A54D79B" w14:textId="77777777" w:rsidR="00241AE2" w:rsidRPr="00C77F5E" w:rsidRDefault="00241AE2">
      <w:pPr>
        <w:pStyle w:val="ListParagraph"/>
        <w:numPr>
          <w:ilvl w:val="1"/>
          <w:numId w:val="15"/>
        </w:numPr>
        <w:spacing w:after="0"/>
        <w:ind w:left="705"/>
        <w:rPr>
          <w:rFonts w:ascii="Calibri" w:hAnsi="Calibri" w:cs="Calibri"/>
        </w:rPr>
      </w:pPr>
      <w:r w:rsidRPr="00C77F5E">
        <w:rPr>
          <w:rFonts w:ascii="Calibri" w:hAnsi="Calibri" w:cs="Calibri"/>
        </w:rPr>
        <w:t xml:space="preserve">Le sexe masculin </w:t>
      </w:r>
    </w:p>
    <w:p w14:paraId="23E0500B" w14:textId="77777777" w:rsidR="00241AE2" w:rsidRPr="00C77F5E" w:rsidRDefault="00241AE2">
      <w:pPr>
        <w:pStyle w:val="ListParagraph"/>
        <w:numPr>
          <w:ilvl w:val="1"/>
          <w:numId w:val="15"/>
        </w:numPr>
        <w:spacing w:after="0"/>
        <w:ind w:left="705"/>
        <w:rPr>
          <w:rFonts w:ascii="Calibri" w:hAnsi="Calibri" w:cs="Calibri"/>
        </w:rPr>
      </w:pPr>
      <w:r w:rsidRPr="00C77F5E">
        <w:rPr>
          <w:rFonts w:ascii="Calibri" w:hAnsi="Calibri" w:cs="Calibri"/>
        </w:rPr>
        <w:t xml:space="preserve">Prédisposition génétique </w:t>
      </w:r>
    </w:p>
    <w:p w14:paraId="6F6B7DDA" w14:textId="77777777" w:rsidR="00241AE2" w:rsidRPr="00C77F5E" w:rsidRDefault="00241AE2">
      <w:pPr>
        <w:pStyle w:val="ListParagraph"/>
        <w:numPr>
          <w:ilvl w:val="1"/>
          <w:numId w:val="15"/>
        </w:numPr>
        <w:spacing w:after="0"/>
        <w:ind w:left="705"/>
        <w:rPr>
          <w:rFonts w:ascii="Calibri" w:hAnsi="Calibri" w:cs="Calibri"/>
        </w:rPr>
      </w:pPr>
      <w:r w:rsidRPr="00C77F5E">
        <w:rPr>
          <w:rFonts w:ascii="Calibri" w:hAnsi="Calibri" w:cs="Calibri"/>
        </w:rPr>
        <w:t xml:space="preserve">L’obésité </w:t>
      </w:r>
    </w:p>
    <w:p w14:paraId="09C7F575" w14:textId="77777777" w:rsidR="00241AE2" w:rsidRPr="00C77F5E" w:rsidRDefault="00241AE2">
      <w:pPr>
        <w:pStyle w:val="ListParagraph"/>
        <w:numPr>
          <w:ilvl w:val="1"/>
          <w:numId w:val="15"/>
        </w:numPr>
        <w:spacing w:after="0"/>
        <w:ind w:left="705"/>
        <w:rPr>
          <w:rFonts w:ascii="Calibri" w:hAnsi="Calibri" w:cs="Calibri"/>
        </w:rPr>
      </w:pPr>
      <w:r w:rsidRPr="00C77F5E">
        <w:rPr>
          <w:rFonts w:ascii="Calibri" w:hAnsi="Calibri" w:cs="Calibri"/>
        </w:rPr>
        <w:t xml:space="preserve">Le tabac </w:t>
      </w:r>
    </w:p>
    <w:p w14:paraId="57203449" w14:textId="77777777" w:rsidR="00241AE2" w:rsidRPr="00C77F5E" w:rsidRDefault="00241AE2" w:rsidP="00241AE2">
      <w:pPr>
        <w:spacing w:after="0"/>
        <w:ind w:left="363"/>
        <w:contextualSpacing/>
        <w:rPr>
          <w:rFonts w:ascii="Calibri" w:hAnsi="Calibri" w:cs="Calibri"/>
          <w:b/>
          <w:bCs/>
        </w:rPr>
      </w:pPr>
      <w:r w:rsidRPr="00C77F5E">
        <w:rPr>
          <w:rFonts w:ascii="Calibri" w:hAnsi="Calibri" w:cs="Calibri"/>
        </w:rPr>
        <w:t>Reponses : a=1+2+4    b=1+4+5    c=1+2+3   d=2+3+4    e=2+3+5</w:t>
      </w:r>
    </w:p>
    <w:tbl>
      <w:tblPr>
        <w:tblStyle w:val="TableGrid"/>
        <w:tblW w:w="10345" w:type="dxa"/>
        <w:tblInd w:w="-2" w:type="dxa"/>
        <w:tblLook w:val="04A0" w:firstRow="1" w:lastRow="0" w:firstColumn="1" w:lastColumn="0" w:noHBand="0" w:noVBand="1"/>
      </w:tblPr>
      <w:tblGrid>
        <w:gridCol w:w="720"/>
        <w:gridCol w:w="9625"/>
      </w:tblGrid>
      <w:tr w:rsidR="00241AE2" w:rsidRPr="00C77F5E" w14:paraId="41BF2CFB" w14:textId="77777777" w:rsidTr="00773906">
        <w:tc>
          <w:tcPr>
            <w:tcW w:w="720" w:type="dxa"/>
          </w:tcPr>
          <w:p w14:paraId="0982C9D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w:t>
            </w:r>
          </w:p>
        </w:tc>
        <w:tc>
          <w:tcPr>
            <w:tcW w:w="9625" w:type="dxa"/>
          </w:tcPr>
          <w:p w14:paraId="7986C1A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à retenir</w:t>
            </w:r>
          </w:p>
        </w:tc>
      </w:tr>
    </w:tbl>
    <w:p w14:paraId="5E2D7DD0" w14:textId="77777777" w:rsidR="00241AE2" w:rsidRPr="00C77F5E" w:rsidRDefault="00241AE2" w:rsidP="00241AE2">
      <w:pPr>
        <w:spacing w:after="0"/>
        <w:ind w:left="363"/>
        <w:contextualSpacing/>
        <w:rPr>
          <w:rFonts w:ascii="Calibri" w:hAnsi="Calibri" w:cs="Calibri"/>
          <w:b/>
          <w:bCs/>
        </w:rPr>
      </w:pPr>
    </w:p>
    <w:p w14:paraId="12406C3B" w14:textId="77777777" w:rsidR="00241AE2" w:rsidRPr="00C77F5E" w:rsidRDefault="00241AE2" w:rsidP="00241AE2">
      <w:pPr>
        <w:spacing w:after="0"/>
        <w:contextualSpacing/>
        <w:rPr>
          <w:rFonts w:ascii="Calibri" w:hAnsi="Calibri" w:cs="Calibri"/>
          <w:b/>
          <w:bCs/>
        </w:rPr>
      </w:pPr>
      <w:r>
        <w:rPr>
          <w:rFonts w:ascii="Calibri" w:hAnsi="Calibri" w:cs="Calibri"/>
          <w:b/>
          <w:bCs/>
        </w:rPr>
        <w:t>39.</w:t>
      </w:r>
      <w:r w:rsidRPr="00C77F5E">
        <w:rPr>
          <w:rFonts w:ascii="Calibri" w:hAnsi="Calibri" w:cs="Calibri"/>
          <w:b/>
          <w:bCs/>
        </w:rPr>
        <w:t xml:space="preserve"> citez 4 facteurs de risque non modifiables du risque de DT2 (P1 2022 T30)</w:t>
      </w:r>
    </w:p>
    <w:p w14:paraId="4C84DAD7" w14:textId="77777777" w:rsidR="00241AE2" w:rsidRPr="00C77F5E" w:rsidRDefault="00241AE2">
      <w:pPr>
        <w:pStyle w:val="ListParagraph1"/>
        <w:numPr>
          <w:ilvl w:val="0"/>
          <w:numId w:val="9"/>
        </w:numPr>
        <w:spacing w:before="0" w:beforeAutospacing="0" w:after="0" w:afterAutospacing="0" w:line="276" w:lineRule="auto"/>
        <w:ind w:left="363"/>
        <w:rPr>
          <w:rFonts w:cs="Calibri"/>
          <w:sz w:val="22"/>
          <w:szCs w:val="22"/>
        </w:rPr>
      </w:pPr>
      <w:r w:rsidRPr="00C77F5E">
        <w:rPr>
          <w:rFonts w:cs="Calibri"/>
          <w:sz w:val="22"/>
          <w:szCs w:val="22"/>
        </w:rPr>
        <w:t xml:space="preserve">L’Age </w:t>
      </w:r>
    </w:p>
    <w:p w14:paraId="1FCC47EB" w14:textId="77777777" w:rsidR="00241AE2" w:rsidRPr="00C77F5E" w:rsidRDefault="00241AE2">
      <w:pPr>
        <w:pStyle w:val="ListParagraph1"/>
        <w:numPr>
          <w:ilvl w:val="0"/>
          <w:numId w:val="9"/>
        </w:numPr>
        <w:spacing w:before="0" w:beforeAutospacing="0" w:after="0" w:afterAutospacing="0" w:line="276" w:lineRule="auto"/>
        <w:ind w:left="363"/>
        <w:rPr>
          <w:rFonts w:cs="Calibri"/>
          <w:sz w:val="22"/>
          <w:szCs w:val="22"/>
        </w:rPr>
      </w:pPr>
      <w:r w:rsidRPr="00C77F5E">
        <w:rPr>
          <w:rFonts w:cs="Calibri"/>
          <w:sz w:val="22"/>
          <w:szCs w:val="22"/>
        </w:rPr>
        <w:t xml:space="preserve">Le sexe masculin </w:t>
      </w:r>
    </w:p>
    <w:p w14:paraId="7AEFC5BA" w14:textId="77777777" w:rsidR="00241AE2" w:rsidRPr="00C77F5E" w:rsidRDefault="00241AE2">
      <w:pPr>
        <w:pStyle w:val="ListParagraph1"/>
        <w:numPr>
          <w:ilvl w:val="0"/>
          <w:numId w:val="9"/>
        </w:numPr>
        <w:spacing w:before="0" w:beforeAutospacing="0" w:after="0" w:afterAutospacing="0" w:line="276" w:lineRule="auto"/>
        <w:ind w:left="363"/>
        <w:rPr>
          <w:rFonts w:cs="Calibri"/>
          <w:sz w:val="22"/>
          <w:szCs w:val="22"/>
        </w:rPr>
      </w:pPr>
      <w:r w:rsidRPr="00C77F5E">
        <w:rPr>
          <w:rFonts w:cs="Calibri"/>
          <w:sz w:val="22"/>
          <w:szCs w:val="22"/>
        </w:rPr>
        <w:t xml:space="preserve">Prédisposition génétique </w:t>
      </w:r>
    </w:p>
    <w:p w14:paraId="5B817C16" w14:textId="77777777" w:rsidR="00241AE2" w:rsidRPr="00C77F5E" w:rsidRDefault="00241AE2">
      <w:pPr>
        <w:pStyle w:val="ListParagraph1"/>
        <w:numPr>
          <w:ilvl w:val="0"/>
          <w:numId w:val="9"/>
        </w:numPr>
        <w:spacing w:before="0" w:beforeAutospacing="0" w:after="0" w:afterAutospacing="0" w:line="276" w:lineRule="auto"/>
        <w:ind w:left="363"/>
        <w:rPr>
          <w:rFonts w:cs="Calibri"/>
          <w:sz w:val="22"/>
          <w:szCs w:val="22"/>
        </w:rPr>
      </w:pPr>
      <w:r w:rsidRPr="00C77F5E">
        <w:rPr>
          <w:rFonts w:cs="Calibri"/>
          <w:sz w:val="22"/>
          <w:szCs w:val="22"/>
        </w:rPr>
        <w:t xml:space="preserve">Ethnie </w:t>
      </w:r>
    </w:p>
    <w:p w14:paraId="11823A3A" w14:textId="77777777" w:rsidR="00241AE2" w:rsidRPr="00C77F5E" w:rsidRDefault="00241AE2">
      <w:pPr>
        <w:pStyle w:val="ListParagraph1"/>
        <w:numPr>
          <w:ilvl w:val="0"/>
          <w:numId w:val="9"/>
        </w:numPr>
        <w:spacing w:before="0" w:beforeAutospacing="0" w:after="0" w:afterAutospacing="0" w:line="276" w:lineRule="auto"/>
        <w:ind w:left="363"/>
        <w:rPr>
          <w:rFonts w:cs="Calibri"/>
          <w:sz w:val="22"/>
          <w:szCs w:val="22"/>
        </w:rPr>
      </w:pPr>
      <w:r w:rsidRPr="00C77F5E">
        <w:rPr>
          <w:rFonts w:cs="Calibri"/>
          <w:sz w:val="22"/>
          <w:szCs w:val="22"/>
        </w:rPr>
        <w:t xml:space="preserve">L’obésité et la sédentarité </w:t>
      </w:r>
    </w:p>
    <w:p w14:paraId="4C007B91" w14:textId="77777777" w:rsidR="00241AE2" w:rsidRPr="00C77F5E" w:rsidRDefault="00241AE2">
      <w:pPr>
        <w:pStyle w:val="ListParagraph1"/>
        <w:numPr>
          <w:ilvl w:val="0"/>
          <w:numId w:val="9"/>
        </w:numPr>
        <w:spacing w:before="0" w:beforeAutospacing="0" w:after="0" w:afterAutospacing="0" w:line="276" w:lineRule="auto"/>
        <w:ind w:left="363"/>
        <w:rPr>
          <w:rFonts w:cs="Calibri"/>
          <w:sz w:val="22"/>
          <w:szCs w:val="22"/>
        </w:rPr>
      </w:pPr>
      <w:r w:rsidRPr="00C77F5E">
        <w:rPr>
          <w:rFonts w:cs="Calibri"/>
          <w:sz w:val="22"/>
          <w:szCs w:val="22"/>
        </w:rPr>
        <w:t xml:space="preserve">Le tabac </w:t>
      </w:r>
    </w:p>
    <w:p w14:paraId="499141DE" w14:textId="77777777" w:rsidR="00241AE2" w:rsidRPr="00C77F5E" w:rsidRDefault="00241AE2" w:rsidP="00241AE2">
      <w:pPr>
        <w:pStyle w:val="ListParagraph1"/>
        <w:spacing w:before="0" w:beforeAutospacing="0" w:after="0" w:afterAutospacing="0" w:line="276" w:lineRule="auto"/>
        <w:ind w:left="363"/>
        <w:rPr>
          <w:rFonts w:cs="Calibri"/>
          <w:sz w:val="22"/>
          <w:szCs w:val="22"/>
        </w:rPr>
      </w:pPr>
      <w:r w:rsidRPr="00C77F5E">
        <w:rPr>
          <w:rFonts w:cs="Calibri"/>
          <w:sz w:val="22"/>
          <w:szCs w:val="22"/>
        </w:rPr>
        <w:lastRenderedPageBreak/>
        <w:t>Réponses : A=1+2+5+6    B=1+2+3+6     C=1+2+3+4     D=2+3+4+5      E=2+3+4+5+6</w:t>
      </w:r>
    </w:p>
    <w:tbl>
      <w:tblPr>
        <w:tblStyle w:val="TableGrid"/>
        <w:tblW w:w="10487" w:type="dxa"/>
        <w:tblInd w:w="-2" w:type="dxa"/>
        <w:tblLayout w:type="fixed"/>
        <w:tblLook w:val="04A0" w:firstRow="1" w:lastRow="0" w:firstColumn="1" w:lastColumn="0" w:noHBand="0" w:noVBand="1"/>
      </w:tblPr>
      <w:tblGrid>
        <w:gridCol w:w="284"/>
        <w:gridCol w:w="10203"/>
      </w:tblGrid>
      <w:tr w:rsidR="00241AE2" w:rsidRPr="00C77F5E" w14:paraId="4FFFC8B7" w14:textId="77777777" w:rsidTr="00773906">
        <w:tc>
          <w:tcPr>
            <w:tcW w:w="284" w:type="dxa"/>
          </w:tcPr>
          <w:p w14:paraId="6498B378" w14:textId="77777777" w:rsidR="00241AE2" w:rsidRPr="00C77F5E" w:rsidRDefault="00241AE2" w:rsidP="00773906">
            <w:pPr>
              <w:contextualSpacing/>
              <w:rPr>
                <w:rFonts w:ascii="Calibri" w:hAnsi="Calibri" w:cs="Calibri"/>
                <w:lang w:eastAsia="en-US" w:bidi="ar"/>
              </w:rPr>
            </w:pPr>
            <w:r w:rsidRPr="00C77F5E">
              <w:rPr>
                <w:rFonts w:ascii="Calibri" w:hAnsi="Calibri" w:cs="Calibri"/>
                <w:lang w:eastAsia="en-US" w:bidi="ar"/>
              </w:rPr>
              <w:t>C</w:t>
            </w:r>
          </w:p>
        </w:tc>
        <w:tc>
          <w:tcPr>
            <w:tcW w:w="10203" w:type="dxa"/>
          </w:tcPr>
          <w:p w14:paraId="5129E9EB" w14:textId="77777777" w:rsidR="00241AE2" w:rsidRPr="00C77F5E" w:rsidRDefault="00241AE2" w:rsidP="00773906">
            <w:pPr>
              <w:contextualSpacing/>
              <w:rPr>
                <w:rFonts w:ascii="Calibri" w:hAnsi="Calibri" w:cs="Calibri"/>
                <w:lang w:eastAsia="en-US" w:bidi="ar"/>
              </w:rPr>
            </w:pPr>
            <w:r w:rsidRPr="00C77F5E">
              <w:rPr>
                <w:rFonts w:ascii="Calibri" w:hAnsi="Calibri" w:cs="Calibri"/>
                <w:lang w:eastAsia="en-US" w:bidi="ar"/>
              </w:rPr>
              <w:t>à retenir</w:t>
            </w:r>
          </w:p>
        </w:tc>
      </w:tr>
    </w:tbl>
    <w:p w14:paraId="22C40759" w14:textId="77777777" w:rsidR="00241AE2" w:rsidRPr="00C77F5E" w:rsidRDefault="00241AE2" w:rsidP="00241AE2">
      <w:pPr>
        <w:spacing w:after="0"/>
        <w:ind w:left="363"/>
        <w:contextualSpacing/>
        <w:rPr>
          <w:rFonts w:ascii="Calibri" w:hAnsi="Calibri" w:cs="Calibri"/>
          <w:b/>
          <w:bCs/>
        </w:rPr>
      </w:pPr>
    </w:p>
    <w:p w14:paraId="555AA644" w14:textId="77777777" w:rsidR="00241AE2" w:rsidRPr="00C77F5E" w:rsidRDefault="00241AE2" w:rsidP="00241AE2">
      <w:pPr>
        <w:spacing w:after="0"/>
        <w:contextualSpacing/>
        <w:rPr>
          <w:rFonts w:ascii="Calibri" w:hAnsi="Calibri" w:cs="Calibri"/>
          <w:b/>
          <w:bCs/>
        </w:rPr>
      </w:pPr>
      <w:r>
        <w:rPr>
          <w:rFonts w:ascii="Calibri" w:hAnsi="Calibri" w:cs="Calibri"/>
          <w:b/>
          <w:bCs/>
        </w:rPr>
        <w:t>40.</w:t>
      </w:r>
      <w:r w:rsidRPr="00C77F5E">
        <w:rPr>
          <w:rFonts w:ascii="Calibri" w:hAnsi="Calibri" w:cs="Calibri"/>
          <w:b/>
          <w:bCs/>
        </w:rPr>
        <w:t xml:space="preserve"> quelles sont les mesures à prendre devant la découverte d’un pré-diabète au test de dépistage (P1 2022 T31)</w:t>
      </w:r>
    </w:p>
    <w:p w14:paraId="11A95CBE" w14:textId="77777777" w:rsidR="00241AE2" w:rsidRPr="00C77F5E" w:rsidRDefault="00241AE2">
      <w:pPr>
        <w:pStyle w:val="ListParagraph1"/>
        <w:numPr>
          <w:ilvl w:val="0"/>
          <w:numId w:val="10"/>
        </w:numPr>
        <w:spacing w:before="0" w:beforeAutospacing="0" w:after="0" w:afterAutospacing="0" w:line="276" w:lineRule="auto"/>
        <w:ind w:left="363"/>
        <w:rPr>
          <w:rFonts w:cs="Calibri"/>
          <w:sz w:val="22"/>
          <w:szCs w:val="22"/>
          <w:rtl/>
        </w:rPr>
      </w:pPr>
      <w:r w:rsidRPr="00C77F5E">
        <w:rPr>
          <w:rFonts w:cs="Calibri"/>
          <w:sz w:val="22"/>
          <w:szCs w:val="22"/>
        </w:rPr>
        <w:t xml:space="preserve">Traitement spécifique </w:t>
      </w:r>
    </w:p>
    <w:p w14:paraId="295796ED" w14:textId="77777777" w:rsidR="00241AE2" w:rsidRPr="00C77F5E" w:rsidRDefault="00241AE2">
      <w:pPr>
        <w:pStyle w:val="ListParagraph1"/>
        <w:numPr>
          <w:ilvl w:val="0"/>
          <w:numId w:val="10"/>
        </w:numPr>
        <w:spacing w:before="0" w:beforeAutospacing="0" w:after="0" w:afterAutospacing="0" w:line="276" w:lineRule="auto"/>
        <w:ind w:left="363"/>
        <w:rPr>
          <w:rFonts w:cs="Calibri"/>
          <w:sz w:val="22"/>
          <w:szCs w:val="22"/>
        </w:rPr>
      </w:pPr>
      <w:r w:rsidRPr="00C77F5E">
        <w:rPr>
          <w:rFonts w:cs="Calibri"/>
          <w:sz w:val="22"/>
          <w:szCs w:val="22"/>
        </w:rPr>
        <w:t xml:space="preserve">Aucune prise en charge </w:t>
      </w:r>
    </w:p>
    <w:p w14:paraId="2045DAE4" w14:textId="77777777" w:rsidR="00241AE2" w:rsidRPr="00C77F5E" w:rsidRDefault="00241AE2">
      <w:pPr>
        <w:pStyle w:val="ListParagraph1"/>
        <w:numPr>
          <w:ilvl w:val="0"/>
          <w:numId w:val="10"/>
        </w:numPr>
        <w:spacing w:before="0" w:beforeAutospacing="0" w:after="0" w:afterAutospacing="0" w:line="276" w:lineRule="auto"/>
        <w:ind w:left="363"/>
        <w:rPr>
          <w:rFonts w:cs="Calibri"/>
          <w:sz w:val="22"/>
          <w:szCs w:val="22"/>
        </w:rPr>
      </w:pPr>
      <w:r w:rsidRPr="00C77F5E">
        <w:rPr>
          <w:rFonts w:cs="Calibri"/>
          <w:sz w:val="22"/>
          <w:szCs w:val="22"/>
        </w:rPr>
        <w:t xml:space="preserve">Recontrôler dans 2 à 3 ans </w:t>
      </w:r>
    </w:p>
    <w:p w14:paraId="32EB19AC" w14:textId="77777777" w:rsidR="00241AE2" w:rsidRPr="00C77F5E" w:rsidRDefault="00241AE2">
      <w:pPr>
        <w:pStyle w:val="ListParagraph1"/>
        <w:numPr>
          <w:ilvl w:val="0"/>
          <w:numId w:val="10"/>
        </w:numPr>
        <w:spacing w:before="0" w:beforeAutospacing="0" w:after="0" w:afterAutospacing="0" w:line="276" w:lineRule="auto"/>
        <w:ind w:left="363"/>
        <w:rPr>
          <w:rFonts w:cs="Calibri"/>
          <w:sz w:val="22"/>
          <w:szCs w:val="22"/>
        </w:rPr>
      </w:pPr>
      <w:r w:rsidRPr="00C77F5E">
        <w:rPr>
          <w:rFonts w:cs="Calibri"/>
          <w:sz w:val="22"/>
          <w:szCs w:val="22"/>
        </w:rPr>
        <w:t xml:space="preserve">Activité physique et diététique, lutte contre tous les facteurs de risque cardio vasculaire modifiable </w:t>
      </w:r>
    </w:p>
    <w:p w14:paraId="0044A1D9" w14:textId="77777777" w:rsidR="00241AE2" w:rsidRPr="00C77F5E" w:rsidRDefault="00241AE2">
      <w:pPr>
        <w:pStyle w:val="ListParagraph1"/>
        <w:numPr>
          <w:ilvl w:val="0"/>
          <w:numId w:val="10"/>
        </w:numPr>
        <w:spacing w:before="0" w:beforeAutospacing="0" w:after="0" w:afterAutospacing="0" w:line="276" w:lineRule="auto"/>
        <w:ind w:left="363"/>
        <w:rPr>
          <w:rFonts w:cs="Calibri"/>
          <w:sz w:val="22"/>
          <w:szCs w:val="22"/>
        </w:rPr>
      </w:pPr>
      <w:r w:rsidRPr="00C77F5E">
        <w:rPr>
          <w:rFonts w:cs="Calibri"/>
          <w:sz w:val="22"/>
          <w:szCs w:val="22"/>
        </w:rPr>
        <w:t>Mettre sous sulfamide hypoglycémiants</w:t>
      </w:r>
    </w:p>
    <w:tbl>
      <w:tblPr>
        <w:tblStyle w:val="TableGrid"/>
        <w:tblW w:w="10487" w:type="dxa"/>
        <w:tblInd w:w="-2" w:type="dxa"/>
        <w:tblLayout w:type="fixed"/>
        <w:tblLook w:val="04A0" w:firstRow="1" w:lastRow="0" w:firstColumn="1" w:lastColumn="0" w:noHBand="0" w:noVBand="1"/>
      </w:tblPr>
      <w:tblGrid>
        <w:gridCol w:w="284"/>
        <w:gridCol w:w="10203"/>
      </w:tblGrid>
      <w:tr w:rsidR="00241AE2" w:rsidRPr="00C77F5E" w14:paraId="031537E4" w14:textId="77777777" w:rsidTr="00773906">
        <w:tc>
          <w:tcPr>
            <w:tcW w:w="284" w:type="dxa"/>
          </w:tcPr>
          <w:p w14:paraId="6401A472" w14:textId="77777777" w:rsidR="00241AE2" w:rsidRPr="00C77F5E" w:rsidRDefault="00241AE2" w:rsidP="00773906">
            <w:pPr>
              <w:contextualSpacing/>
              <w:rPr>
                <w:rFonts w:ascii="Calibri" w:hAnsi="Calibri" w:cs="Calibri"/>
                <w:lang w:eastAsia="en-US" w:bidi="ar"/>
              </w:rPr>
            </w:pPr>
            <w:r w:rsidRPr="00C77F5E">
              <w:rPr>
                <w:rFonts w:ascii="Calibri" w:hAnsi="Calibri" w:cs="Calibri"/>
                <w:lang w:eastAsia="en-US" w:bidi="ar"/>
              </w:rPr>
              <w:t>D</w:t>
            </w:r>
          </w:p>
        </w:tc>
        <w:tc>
          <w:tcPr>
            <w:tcW w:w="10203" w:type="dxa"/>
          </w:tcPr>
          <w:p w14:paraId="2E0EA679" w14:textId="77777777" w:rsidR="00241AE2" w:rsidRPr="00C77F5E" w:rsidRDefault="00241AE2" w:rsidP="00773906">
            <w:pPr>
              <w:contextualSpacing/>
              <w:rPr>
                <w:rFonts w:ascii="Calibri" w:hAnsi="Calibri" w:cs="Calibri"/>
                <w:lang w:eastAsia="en-US" w:bidi="ar"/>
              </w:rPr>
            </w:pPr>
            <w:r w:rsidRPr="00C77F5E">
              <w:rPr>
                <w:rFonts w:ascii="Calibri" w:hAnsi="Calibri" w:cs="Calibri"/>
                <w:lang w:eastAsia="en-US" w:bidi="ar"/>
              </w:rPr>
              <w:t>à savoir</w:t>
            </w:r>
          </w:p>
        </w:tc>
      </w:tr>
    </w:tbl>
    <w:p w14:paraId="600DE7B0" w14:textId="77777777" w:rsidR="00241AE2" w:rsidRPr="00C77F5E" w:rsidRDefault="00241AE2" w:rsidP="00241AE2">
      <w:pPr>
        <w:rPr>
          <w:rFonts w:ascii="Calibri" w:hAnsi="Calibri" w:cs="Calibri"/>
          <w:b/>
          <w:iCs/>
        </w:rPr>
      </w:pPr>
    </w:p>
    <w:p w14:paraId="107E3E2F" w14:textId="77777777" w:rsidR="00241AE2" w:rsidRPr="00C77F5E" w:rsidRDefault="00241AE2" w:rsidP="00241AE2">
      <w:pPr>
        <w:spacing w:after="0"/>
        <w:contextualSpacing/>
        <w:rPr>
          <w:rFonts w:ascii="Calibri" w:hAnsi="Calibri" w:cs="Calibri"/>
          <w:b/>
          <w:bCs/>
        </w:rPr>
      </w:pPr>
      <w:r>
        <w:rPr>
          <w:rFonts w:ascii="Calibri" w:hAnsi="Calibri" w:cs="Calibri"/>
          <w:b/>
          <w:bCs/>
        </w:rPr>
        <w:t>41.</w:t>
      </w:r>
      <w:r w:rsidRPr="00C77F5E">
        <w:rPr>
          <w:rFonts w:ascii="Calibri" w:hAnsi="Calibri" w:cs="Calibri"/>
          <w:b/>
          <w:bCs/>
        </w:rPr>
        <w:t xml:space="preserve"> au cours du DT2 on relève les anomalies suivantes : RF (P1 2022 T)</w:t>
      </w:r>
    </w:p>
    <w:p w14:paraId="56244320" w14:textId="77777777" w:rsidR="00241AE2" w:rsidRPr="00C77F5E" w:rsidRDefault="00241AE2">
      <w:pPr>
        <w:pStyle w:val="ListParagraph1"/>
        <w:numPr>
          <w:ilvl w:val="0"/>
          <w:numId w:val="12"/>
        </w:numPr>
        <w:spacing w:before="0" w:beforeAutospacing="0" w:after="0" w:afterAutospacing="0" w:line="276" w:lineRule="auto"/>
        <w:ind w:left="363"/>
        <w:rPr>
          <w:rFonts w:cs="Calibri"/>
          <w:sz w:val="22"/>
          <w:szCs w:val="22"/>
        </w:rPr>
      </w:pPr>
      <w:r w:rsidRPr="00C77F5E">
        <w:rPr>
          <w:rFonts w:cs="Calibri"/>
          <w:sz w:val="22"/>
          <w:szCs w:val="22"/>
        </w:rPr>
        <w:t xml:space="preserve">Augmentation de la production hépatique de glucose </w:t>
      </w:r>
    </w:p>
    <w:p w14:paraId="4830095A" w14:textId="77777777" w:rsidR="00241AE2" w:rsidRPr="00C77F5E" w:rsidRDefault="00241AE2">
      <w:pPr>
        <w:pStyle w:val="ListParagraph1"/>
        <w:numPr>
          <w:ilvl w:val="0"/>
          <w:numId w:val="12"/>
        </w:numPr>
        <w:spacing w:before="0" w:beforeAutospacing="0" w:after="0" w:afterAutospacing="0" w:line="276" w:lineRule="auto"/>
        <w:ind w:left="363"/>
        <w:rPr>
          <w:rFonts w:cs="Calibri"/>
          <w:sz w:val="22"/>
          <w:szCs w:val="22"/>
        </w:rPr>
      </w:pPr>
      <w:r w:rsidRPr="00C77F5E">
        <w:rPr>
          <w:rFonts w:cs="Calibri"/>
          <w:sz w:val="22"/>
          <w:szCs w:val="22"/>
        </w:rPr>
        <w:t xml:space="preserve">Une lipolyse accrue </w:t>
      </w:r>
    </w:p>
    <w:p w14:paraId="75E39CA8" w14:textId="77777777" w:rsidR="00241AE2" w:rsidRPr="00C77F5E" w:rsidRDefault="00241AE2">
      <w:pPr>
        <w:pStyle w:val="ListParagraph1"/>
        <w:numPr>
          <w:ilvl w:val="0"/>
          <w:numId w:val="12"/>
        </w:numPr>
        <w:spacing w:before="0" w:beforeAutospacing="0" w:after="0" w:afterAutospacing="0" w:line="276" w:lineRule="auto"/>
        <w:ind w:left="363"/>
        <w:rPr>
          <w:rFonts w:cs="Calibri"/>
          <w:sz w:val="22"/>
          <w:szCs w:val="22"/>
        </w:rPr>
      </w:pPr>
      <w:r w:rsidRPr="00C77F5E">
        <w:rPr>
          <w:rFonts w:cs="Calibri"/>
          <w:sz w:val="22"/>
          <w:szCs w:val="22"/>
        </w:rPr>
        <w:t xml:space="preserve">Une stéatose hépatique </w:t>
      </w:r>
    </w:p>
    <w:p w14:paraId="37FDC681" w14:textId="77777777" w:rsidR="00241AE2" w:rsidRPr="00C77F5E" w:rsidRDefault="00241AE2">
      <w:pPr>
        <w:pStyle w:val="ListParagraph1"/>
        <w:numPr>
          <w:ilvl w:val="0"/>
          <w:numId w:val="12"/>
        </w:numPr>
        <w:spacing w:before="0" w:beforeAutospacing="0" w:after="0" w:afterAutospacing="0" w:line="276" w:lineRule="auto"/>
        <w:ind w:left="363"/>
        <w:rPr>
          <w:rFonts w:cs="Calibri"/>
          <w:sz w:val="22"/>
          <w:szCs w:val="22"/>
        </w:rPr>
      </w:pPr>
      <w:r w:rsidRPr="00C77F5E">
        <w:rPr>
          <w:rFonts w:cs="Calibri"/>
          <w:sz w:val="22"/>
          <w:szCs w:val="22"/>
        </w:rPr>
        <w:t xml:space="preserve">Une diminution de l’action périphérique de l’insuline </w:t>
      </w:r>
    </w:p>
    <w:p w14:paraId="1DB504E1" w14:textId="77777777" w:rsidR="00241AE2" w:rsidRPr="00C77F5E" w:rsidRDefault="00241AE2">
      <w:pPr>
        <w:pStyle w:val="ListParagraph1"/>
        <w:numPr>
          <w:ilvl w:val="0"/>
          <w:numId w:val="12"/>
        </w:numPr>
        <w:spacing w:before="0" w:beforeAutospacing="0" w:after="0" w:afterAutospacing="0" w:line="276" w:lineRule="auto"/>
        <w:ind w:left="363"/>
        <w:rPr>
          <w:rFonts w:cs="Calibri"/>
          <w:sz w:val="22"/>
          <w:szCs w:val="22"/>
        </w:rPr>
      </w:pPr>
      <w:r w:rsidRPr="00C77F5E">
        <w:rPr>
          <w:rFonts w:cs="Calibri"/>
          <w:sz w:val="22"/>
          <w:szCs w:val="22"/>
        </w:rPr>
        <w:t xml:space="preserve">Une réduction de la néoglucogenèse hépatique </w:t>
      </w:r>
    </w:p>
    <w:tbl>
      <w:tblPr>
        <w:tblStyle w:val="TableGrid"/>
        <w:tblW w:w="10487" w:type="dxa"/>
        <w:tblInd w:w="-2" w:type="dxa"/>
        <w:tblLayout w:type="fixed"/>
        <w:tblLook w:val="04A0" w:firstRow="1" w:lastRow="0" w:firstColumn="1" w:lastColumn="0" w:noHBand="0" w:noVBand="1"/>
      </w:tblPr>
      <w:tblGrid>
        <w:gridCol w:w="284"/>
        <w:gridCol w:w="10203"/>
      </w:tblGrid>
      <w:tr w:rsidR="00241AE2" w:rsidRPr="00C77F5E" w14:paraId="68B3CAA2" w14:textId="77777777" w:rsidTr="00773906">
        <w:tc>
          <w:tcPr>
            <w:tcW w:w="284" w:type="dxa"/>
          </w:tcPr>
          <w:p w14:paraId="4488E03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E</w:t>
            </w:r>
          </w:p>
        </w:tc>
        <w:tc>
          <w:tcPr>
            <w:tcW w:w="10203" w:type="dxa"/>
          </w:tcPr>
          <w:p w14:paraId="520D70F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Au cours du diabète le glycémie est élevé mais   les cellules n'arrivent pas à en profiter c'est-à-dire le glucose n'arrive pas à pénétrer dans la cellule pour qu'elle l'utilise dans son métabolisme et pour son énergie ce qui fait que l'organisme fait augmenter sa production malgré que son taux est déjà élevé et donc tous les voies de production de l'énergie et du glucose sont stimulées.</w:t>
            </w:r>
          </w:p>
        </w:tc>
      </w:tr>
    </w:tbl>
    <w:p w14:paraId="5471A24F" w14:textId="77777777" w:rsidR="00241AE2" w:rsidRPr="00C77F5E" w:rsidRDefault="00241AE2" w:rsidP="00241AE2">
      <w:pPr>
        <w:rPr>
          <w:rFonts w:ascii="Calibri" w:hAnsi="Calibri" w:cs="Calibri"/>
        </w:rPr>
      </w:pPr>
    </w:p>
    <w:p w14:paraId="266C9B66" w14:textId="77777777" w:rsidR="00241AE2" w:rsidRPr="00C77F5E" w:rsidRDefault="00241AE2" w:rsidP="00241AE2">
      <w:pPr>
        <w:spacing w:after="0"/>
        <w:contextualSpacing/>
        <w:rPr>
          <w:rFonts w:ascii="Calibri" w:hAnsi="Calibri" w:cs="Calibri"/>
          <w:b/>
          <w:bCs/>
        </w:rPr>
      </w:pPr>
      <w:r>
        <w:rPr>
          <w:rFonts w:ascii="Calibri" w:hAnsi="Calibri" w:cs="Calibri"/>
          <w:b/>
          <w:bCs/>
        </w:rPr>
        <w:t>42.</w:t>
      </w:r>
      <w:r w:rsidRPr="00C77F5E">
        <w:rPr>
          <w:rFonts w:ascii="Calibri" w:hAnsi="Calibri" w:cs="Calibri"/>
          <w:b/>
          <w:bCs/>
        </w:rPr>
        <w:t xml:space="preserve"> l’Hb1AC (P1 2022 T)</w:t>
      </w:r>
    </w:p>
    <w:p w14:paraId="2F9264B5" w14:textId="77777777" w:rsidR="00241AE2" w:rsidRPr="00C77F5E" w:rsidRDefault="00241AE2">
      <w:pPr>
        <w:pStyle w:val="ListParagraph1"/>
        <w:numPr>
          <w:ilvl w:val="0"/>
          <w:numId w:val="13"/>
        </w:numPr>
        <w:spacing w:before="0" w:beforeAutospacing="0" w:after="0" w:afterAutospacing="0" w:line="276" w:lineRule="auto"/>
        <w:ind w:left="363"/>
        <w:rPr>
          <w:rFonts w:cs="Calibri"/>
          <w:sz w:val="22"/>
          <w:szCs w:val="22"/>
        </w:rPr>
      </w:pPr>
      <w:r w:rsidRPr="00C77F5E">
        <w:rPr>
          <w:rFonts w:cs="Calibri"/>
          <w:sz w:val="22"/>
          <w:szCs w:val="22"/>
        </w:rPr>
        <w:t xml:space="preserve">Est nécessaire pour confirmer le diabète </w:t>
      </w:r>
    </w:p>
    <w:p w14:paraId="1E2E46A1" w14:textId="77777777" w:rsidR="00241AE2" w:rsidRPr="00C77F5E" w:rsidRDefault="00241AE2">
      <w:pPr>
        <w:pStyle w:val="ListParagraph1"/>
        <w:numPr>
          <w:ilvl w:val="0"/>
          <w:numId w:val="13"/>
        </w:numPr>
        <w:spacing w:before="0" w:beforeAutospacing="0" w:after="0" w:afterAutospacing="0" w:line="276" w:lineRule="auto"/>
        <w:ind w:left="363"/>
        <w:rPr>
          <w:rFonts w:cs="Calibri"/>
          <w:sz w:val="22"/>
          <w:szCs w:val="22"/>
        </w:rPr>
      </w:pPr>
      <w:r w:rsidRPr="00C77F5E">
        <w:rPr>
          <w:rFonts w:cs="Calibri"/>
          <w:sz w:val="22"/>
          <w:szCs w:val="22"/>
        </w:rPr>
        <w:t xml:space="preserve">Se pratique tous les 3 a 6 MOIS </w:t>
      </w:r>
    </w:p>
    <w:p w14:paraId="70583DEA" w14:textId="77777777" w:rsidR="00241AE2" w:rsidRPr="00C77F5E" w:rsidRDefault="00241AE2">
      <w:pPr>
        <w:pStyle w:val="ListParagraph1"/>
        <w:numPr>
          <w:ilvl w:val="0"/>
          <w:numId w:val="13"/>
        </w:numPr>
        <w:spacing w:before="0" w:beforeAutospacing="0" w:after="0" w:afterAutospacing="0" w:line="276" w:lineRule="auto"/>
        <w:ind w:left="363"/>
        <w:rPr>
          <w:rFonts w:cs="Calibri"/>
          <w:sz w:val="22"/>
          <w:szCs w:val="22"/>
        </w:rPr>
      </w:pPr>
      <w:r w:rsidRPr="00C77F5E">
        <w:rPr>
          <w:rFonts w:cs="Calibri"/>
          <w:sz w:val="22"/>
          <w:szCs w:val="22"/>
        </w:rPr>
        <w:t xml:space="preserve">Se situe entre 6.5 et 7% chez le sujet normal </w:t>
      </w:r>
    </w:p>
    <w:p w14:paraId="044C3964" w14:textId="77777777" w:rsidR="00241AE2" w:rsidRPr="00C77F5E" w:rsidRDefault="00241AE2">
      <w:pPr>
        <w:pStyle w:val="ListParagraph1"/>
        <w:numPr>
          <w:ilvl w:val="0"/>
          <w:numId w:val="13"/>
        </w:numPr>
        <w:spacing w:before="0" w:beforeAutospacing="0" w:after="0" w:afterAutospacing="0" w:line="276" w:lineRule="auto"/>
        <w:ind w:left="363"/>
        <w:rPr>
          <w:rFonts w:cs="Calibri"/>
          <w:sz w:val="22"/>
          <w:szCs w:val="22"/>
        </w:rPr>
      </w:pPr>
      <w:r w:rsidRPr="00C77F5E">
        <w:rPr>
          <w:rFonts w:cs="Calibri"/>
          <w:sz w:val="22"/>
          <w:szCs w:val="22"/>
        </w:rPr>
        <w:t xml:space="preserve">Est nécessaire pour l’ajustement des doses de l’insuline </w:t>
      </w:r>
    </w:p>
    <w:p w14:paraId="7B425CB5" w14:textId="77777777" w:rsidR="00241AE2" w:rsidRPr="00C77F5E" w:rsidRDefault="00241AE2">
      <w:pPr>
        <w:pStyle w:val="ListParagraph1"/>
        <w:numPr>
          <w:ilvl w:val="0"/>
          <w:numId w:val="13"/>
        </w:numPr>
        <w:spacing w:before="0" w:beforeAutospacing="0" w:after="0" w:afterAutospacing="0" w:line="276" w:lineRule="auto"/>
        <w:ind w:left="363"/>
        <w:rPr>
          <w:rFonts w:cs="Calibri"/>
          <w:sz w:val="22"/>
          <w:szCs w:val="22"/>
        </w:rPr>
      </w:pPr>
      <w:r w:rsidRPr="00C77F5E">
        <w:rPr>
          <w:rFonts w:cs="Calibri"/>
          <w:sz w:val="22"/>
          <w:szCs w:val="22"/>
        </w:rPr>
        <w:t xml:space="preserve">Est nécessaire pour l’optimisation du trt anti diabétique </w:t>
      </w:r>
    </w:p>
    <w:p w14:paraId="3BEB927A" w14:textId="77777777" w:rsidR="00241AE2" w:rsidRPr="00C77F5E" w:rsidRDefault="00241AE2" w:rsidP="00241AE2">
      <w:pPr>
        <w:pStyle w:val="ListParagraph1"/>
        <w:spacing w:before="0" w:beforeAutospacing="0" w:after="0" w:afterAutospacing="0" w:line="276" w:lineRule="auto"/>
        <w:ind w:left="363"/>
        <w:rPr>
          <w:rFonts w:cs="Calibri"/>
          <w:sz w:val="22"/>
          <w:szCs w:val="22"/>
        </w:rPr>
      </w:pPr>
      <w:r w:rsidRPr="00C77F5E">
        <w:rPr>
          <w:rFonts w:cs="Calibri"/>
          <w:sz w:val="22"/>
          <w:szCs w:val="22"/>
        </w:rPr>
        <w:t xml:space="preserve">Réponses : A=1+2+4+5    B=1+2+3+5    C=1+2+3+4   D=4+5   E=1+3+4+5 </w:t>
      </w:r>
    </w:p>
    <w:tbl>
      <w:tblPr>
        <w:tblStyle w:val="TableGrid"/>
        <w:tblW w:w="10487" w:type="dxa"/>
        <w:tblInd w:w="-2" w:type="dxa"/>
        <w:tblLayout w:type="fixed"/>
        <w:tblLook w:val="04A0" w:firstRow="1" w:lastRow="0" w:firstColumn="1" w:lastColumn="0" w:noHBand="0" w:noVBand="1"/>
      </w:tblPr>
      <w:tblGrid>
        <w:gridCol w:w="284"/>
        <w:gridCol w:w="10203"/>
      </w:tblGrid>
      <w:tr w:rsidR="00241AE2" w:rsidRPr="00C77F5E" w14:paraId="2CF40050" w14:textId="77777777" w:rsidTr="00773906">
        <w:tc>
          <w:tcPr>
            <w:tcW w:w="284" w:type="dxa"/>
          </w:tcPr>
          <w:p w14:paraId="575F1C9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A</w:t>
            </w:r>
          </w:p>
        </w:tc>
        <w:tc>
          <w:tcPr>
            <w:tcW w:w="10203" w:type="dxa"/>
          </w:tcPr>
          <w:p w14:paraId="76D80D7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-La première réponse, nous pensons qu'elle est fausse, parce que l'HbA1C n'est pas nécessaire pour confirmer le diagnostic du diabète, elle fait partie de l’une des 4 méthodes possibles de confirmation du diabète récemment recommandée.</w:t>
            </w:r>
          </w:p>
          <w:p w14:paraId="598974CE" w14:textId="77777777" w:rsidR="00241AE2" w:rsidRPr="00C77F5E" w:rsidRDefault="00241AE2" w:rsidP="00773906">
            <w:pPr>
              <w:contextualSpacing/>
              <w:rPr>
                <w:rFonts w:ascii="Calibri" w:hAnsi="Calibri" w:cs="Calibri"/>
                <w:lang w:eastAsia="en-US" w:bidi="ar"/>
              </w:rPr>
            </w:pPr>
            <w:r w:rsidRPr="00C77F5E">
              <w:rPr>
                <w:rFonts w:ascii="Calibri" w:hAnsi="Calibri" w:cs="Calibri"/>
                <w:lang w:eastAsia="en-US" w:bidi="ar"/>
              </w:rPr>
              <w:t>-Le taux de l'HBA1C chez un sujet normal est de 4,1 à 5,5 %</w:t>
            </w:r>
          </w:p>
          <w:p w14:paraId="0952F64E" w14:textId="77777777" w:rsidR="00241AE2" w:rsidRPr="00C77F5E" w:rsidRDefault="00241AE2" w:rsidP="00773906">
            <w:pPr>
              <w:contextualSpacing/>
              <w:rPr>
                <w:rFonts w:ascii="Calibri" w:hAnsi="Calibri" w:cs="Calibri"/>
                <w:lang w:eastAsia="en-US" w:bidi="ar"/>
              </w:rPr>
            </w:pPr>
            <w:r w:rsidRPr="00C77F5E">
              <w:rPr>
                <w:rFonts w:ascii="Calibri" w:hAnsi="Calibri" w:cs="Calibri"/>
                <w:lang w:eastAsia="en-US" w:bidi="ar"/>
              </w:rPr>
              <w:t>- tableau de surveillance de patient diabétique (iKb endocriono 2023) :</w:t>
            </w:r>
          </w:p>
          <w:p w14:paraId="4EBFBE4A" w14:textId="77777777" w:rsidR="00241AE2" w:rsidRPr="00C77F5E" w:rsidRDefault="00241AE2" w:rsidP="00773906">
            <w:pPr>
              <w:contextualSpacing/>
              <w:rPr>
                <w:rFonts w:ascii="Calibri" w:hAnsi="Calibri" w:cs="Calibri"/>
                <w:lang w:eastAsia="en-US"/>
              </w:rPr>
            </w:pPr>
            <w:r w:rsidRPr="00C77F5E">
              <w:rPr>
                <w:rFonts w:ascii="Calibri" w:hAnsi="Calibri" w:cs="Calibri"/>
                <w:noProof/>
              </w:rPr>
              <w:lastRenderedPageBreak/>
              <w:drawing>
                <wp:inline distT="0" distB="0" distL="0" distR="0" wp14:anchorId="16F2A540" wp14:editId="75BA3FEB">
                  <wp:extent cx="3677920" cy="3034665"/>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8"/>
                          <a:stretch>
                            <a:fillRect/>
                          </a:stretch>
                        </pic:blipFill>
                        <pic:spPr>
                          <a:xfrm>
                            <a:off x="0" y="0"/>
                            <a:ext cx="3691554" cy="3045991"/>
                          </a:xfrm>
                          <a:prstGeom prst="rect">
                            <a:avLst/>
                          </a:prstGeom>
                        </pic:spPr>
                      </pic:pic>
                    </a:graphicData>
                  </a:graphic>
                </wp:inline>
              </w:drawing>
            </w:r>
          </w:p>
        </w:tc>
      </w:tr>
    </w:tbl>
    <w:p w14:paraId="27BCD854" w14:textId="77777777" w:rsidR="00241AE2" w:rsidRPr="00C77F5E" w:rsidRDefault="00241AE2" w:rsidP="00241AE2">
      <w:pPr>
        <w:rPr>
          <w:rFonts w:ascii="Calibri" w:hAnsi="Calibri" w:cs="Calibri"/>
        </w:rPr>
        <w:sectPr w:rsidR="00241AE2" w:rsidRPr="00C77F5E" w:rsidSect="00241AE2">
          <w:pgSz w:w="11906" w:h="16838"/>
          <w:pgMar w:top="851" w:right="851" w:bottom="851" w:left="851" w:header="720" w:footer="720" w:gutter="0"/>
          <w:cols w:space="720"/>
          <w:docGrid w:linePitch="360"/>
        </w:sectPr>
      </w:pPr>
    </w:p>
    <w:p w14:paraId="12C3CB23" w14:textId="77777777" w:rsidR="00241AE2" w:rsidRPr="00C77F5E" w:rsidRDefault="00241AE2" w:rsidP="00241AE2">
      <w:pPr>
        <w:pStyle w:val="Quote"/>
        <w:outlineLvl w:val="0"/>
        <w:rPr>
          <w:rFonts w:cs="Calibri"/>
        </w:rPr>
      </w:pPr>
      <w:bookmarkStart w:id="1" w:name="_Toc176118586"/>
      <w:r w:rsidRPr="00C77F5E">
        <w:rPr>
          <w:rFonts w:cs="Calibri"/>
        </w:rPr>
        <w:lastRenderedPageBreak/>
        <w:t>Complications aigues du diabète sucré.</w:t>
      </w:r>
      <w:bookmarkEnd w:id="1"/>
      <w:r w:rsidRPr="00C77F5E">
        <w:rPr>
          <w:rFonts w:cs="Calibri"/>
        </w:rPr>
        <w:t xml:space="preserve"> </w:t>
      </w:r>
    </w:p>
    <w:p w14:paraId="7C54AF2A" w14:textId="77777777" w:rsidR="00241AE2" w:rsidRPr="002D4F57" w:rsidRDefault="00241AE2" w:rsidP="00241AE2">
      <w:pPr>
        <w:rPr>
          <w:b/>
          <w:bCs/>
        </w:rPr>
      </w:pPr>
      <w:r>
        <w:rPr>
          <w:b/>
          <w:bCs/>
        </w:rPr>
        <w:t>1</w:t>
      </w:r>
      <w:r w:rsidRPr="002D4F57">
        <w:rPr>
          <w:b/>
          <w:bCs/>
        </w:rPr>
        <w:t>. Les infections les plus fréquentes chez le diabétique sont : (RJ) (RATT 2025 T39)</w:t>
      </w:r>
    </w:p>
    <w:p w14:paraId="57D0D9F7" w14:textId="77777777" w:rsidR="00241AE2" w:rsidRDefault="00241AE2" w:rsidP="00241AE2">
      <w:pPr>
        <w:spacing w:before="240" w:after="240" w:line="20" w:lineRule="atLeast"/>
        <w:contextualSpacing/>
      </w:pPr>
      <w:r>
        <w:t xml:space="preserve">A. Encéphalites </w:t>
      </w:r>
    </w:p>
    <w:p w14:paraId="0246AE61" w14:textId="77777777" w:rsidR="00241AE2" w:rsidRDefault="00241AE2" w:rsidP="00241AE2">
      <w:pPr>
        <w:spacing w:before="240" w:after="240" w:line="20" w:lineRule="atLeast"/>
        <w:contextualSpacing/>
      </w:pPr>
      <w:r>
        <w:t>B. Pneumopathies non spécifique.</w:t>
      </w:r>
    </w:p>
    <w:p w14:paraId="6C9C63F3" w14:textId="77777777" w:rsidR="00241AE2" w:rsidRDefault="00241AE2" w:rsidP="00241AE2">
      <w:pPr>
        <w:spacing w:before="240" w:after="240" w:line="20" w:lineRule="atLeast"/>
        <w:contextualSpacing/>
      </w:pPr>
      <w:r>
        <w:t>C.Cystite et vulvovaginite</w:t>
      </w:r>
    </w:p>
    <w:p w14:paraId="46B361A2" w14:textId="77777777" w:rsidR="00241AE2" w:rsidRDefault="00241AE2" w:rsidP="00241AE2">
      <w:pPr>
        <w:spacing w:before="240" w:after="240" w:line="20" w:lineRule="atLeast"/>
        <w:contextualSpacing/>
      </w:pPr>
      <w:r>
        <w:t>D. Infection purulente du pied</w:t>
      </w:r>
    </w:p>
    <w:p w14:paraId="6AB55419" w14:textId="77777777" w:rsidR="00241AE2" w:rsidRDefault="00241AE2" w:rsidP="00241AE2">
      <w:pPr>
        <w:spacing w:before="240" w:after="240" w:line="20" w:lineRule="atLeast"/>
        <w:contextualSpacing/>
      </w:pPr>
      <w:r>
        <w:t>E. Toutes les réponses sont justes</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7BA53E1A"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49683187"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C</w:t>
            </w:r>
          </w:p>
        </w:tc>
        <w:tc>
          <w:tcPr>
            <w:tcW w:w="9850" w:type="dxa"/>
            <w:tcBorders>
              <w:top w:val="single" w:sz="8" w:space="0" w:color="000000"/>
              <w:left w:val="single" w:sz="8" w:space="0" w:color="000000"/>
              <w:bottom w:val="single" w:sz="8" w:space="0" w:color="000000"/>
              <w:right w:val="single" w:sz="8" w:space="0" w:color="000000"/>
            </w:tcBorders>
            <w:vAlign w:val="center"/>
          </w:tcPr>
          <w:p w14:paraId="3D40D7D8"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Les infections les plus fréquentes sont les </w:t>
            </w:r>
            <w:r>
              <w:rPr>
                <w:rFonts w:ascii="sans-serif" w:eastAsia="sans-serif" w:hAnsi="sans-serif" w:cs="sans-serif"/>
                <w:b/>
                <w:bCs/>
                <w:color w:val="000000"/>
              </w:rPr>
              <w:t>infections uro-génitales</w:t>
            </w:r>
            <w:r>
              <w:rPr>
                <w:rFonts w:ascii="sans-serif" w:eastAsia="sans-serif" w:hAnsi="sans-serif" w:cs="sans-serif"/>
                <w:color w:val="000000"/>
              </w:rPr>
              <w:t> (Cystite, Pyélonéphrite, Vulvo-vaginite à </w:t>
            </w:r>
            <w:r>
              <w:rPr>
                <w:rFonts w:ascii="sans-serif" w:eastAsia="sans-serif" w:hAnsi="sans-serif" w:cs="sans-serif"/>
                <w:i/>
                <w:iCs/>
                <w:color w:val="000000"/>
              </w:rPr>
              <w:t>Candida</w:t>
            </w:r>
            <w:r>
              <w:rPr>
                <w:rFonts w:ascii="sans-serif" w:eastAsia="sans-serif" w:hAnsi="sans-serif" w:cs="sans-serif"/>
                <w:color w:val="000000"/>
              </w:rPr>
              <w:t>), favorisées par la glycosurie.</w:t>
            </w:r>
          </w:p>
        </w:tc>
      </w:tr>
    </w:tbl>
    <w:p w14:paraId="0D4C53F9" w14:textId="77777777" w:rsidR="00241AE2" w:rsidRDefault="00241AE2" w:rsidP="00241AE2">
      <w:pPr>
        <w:spacing w:line="20" w:lineRule="atLeast"/>
        <w:contextualSpacing/>
      </w:pPr>
    </w:p>
    <w:p w14:paraId="443E39EB" w14:textId="77777777" w:rsidR="00241AE2" w:rsidRPr="00FA2D22" w:rsidRDefault="00241AE2" w:rsidP="00241AE2">
      <w:pPr>
        <w:rPr>
          <w:b/>
          <w:bCs/>
        </w:rPr>
      </w:pPr>
      <w:r>
        <w:rPr>
          <w:b/>
          <w:bCs/>
        </w:rPr>
        <w:t>2</w:t>
      </w:r>
      <w:r w:rsidRPr="00FA2D22">
        <w:rPr>
          <w:b/>
          <w:bCs/>
        </w:rPr>
        <w:t>. Parmi ces signes d’hypoglycémie quels sont en rapport avec une neuroglucopénie : RJ (RATT 2025 T33)</w:t>
      </w:r>
    </w:p>
    <w:p w14:paraId="2240CAA2" w14:textId="77777777" w:rsidR="00241AE2" w:rsidRDefault="00241AE2" w:rsidP="00241AE2">
      <w:pPr>
        <w:spacing w:before="240" w:after="240" w:line="20" w:lineRule="atLeast"/>
        <w:contextualSpacing/>
      </w:pPr>
      <w:r>
        <w:t>1.Diplopie</w:t>
      </w:r>
    </w:p>
    <w:p w14:paraId="2AAA6FA9" w14:textId="77777777" w:rsidR="00241AE2" w:rsidRDefault="00241AE2" w:rsidP="00241AE2">
      <w:pPr>
        <w:spacing w:before="240" w:after="240" w:line="20" w:lineRule="atLeast"/>
        <w:contextualSpacing/>
      </w:pPr>
      <w:r>
        <w:t>2. Irritabilité</w:t>
      </w:r>
    </w:p>
    <w:p w14:paraId="678A72D2" w14:textId="77777777" w:rsidR="00241AE2" w:rsidRDefault="00241AE2" w:rsidP="00241AE2">
      <w:pPr>
        <w:spacing w:before="240" w:after="240" w:line="20" w:lineRule="atLeast"/>
        <w:contextualSpacing/>
      </w:pPr>
      <w:r>
        <w:t>3.Convulsion</w:t>
      </w:r>
    </w:p>
    <w:p w14:paraId="4563C69E" w14:textId="77777777" w:rsidR="00241AE2" w:rsidRDefault="00241AE2" w:rsidP="00241AE2">
      <w:pPr>
        <w:spacing w:before="240" w:after="240" w:line="20" w:lineRule="atLeast"/>
        <w:contextualSpacing/>
      </w:pPr>
      <w:r>
        <w:t>4. Palpitation</w:t>
      </w:r>
    </w:p>
    <w:p w14:paraId="1FC77D8F" w14:textId="77777777" w:rsidR="00241AE2" w:rsidRDefault="00241AE2" w:rsidP="00241AE2">
      <w:pPr>
        <w:spacing w:before="240" w:after="240" w:line="20" w:lineRule="atLeast"/>
        <w:contextualSpacing/>
      </w:pPr>
      <w:r>
        <w:t>5.hypersudation</w:t>
      </w:r>
    </w:p>
    <w:p w14:paraId="4328887A" w14:textId="77777777" w:rsidR="00241AE2" w:rsidRDefault="00241AE2" w:rsidP="00241AE2">
      <w:pPr>
        <w:spacing w:before="240" w:after="240" w:line="20" w:lineRule="atLeast"/>
        <w:contextualSpacing/>
      </w:pPr>
      <w:r>
        <w:t>A(1+2+3). B(1+2+4). C(2+3+4). D(2+3+5) E(3+4+5)</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53E94D17"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05088CA3"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A</w:t>
            </w:r>
          </w:p>
        </w:tc>
        <w:tc>
          <w:tcPr>
            <w:tcW w:w="9850" w:type="dxa"/>
            <w:tcBorders>
              <w:top w:val="single" w:sz="8" w:space="0" w:color="000000"/>
              <w:left w:val="single" w:sz="8" w:space="0" w:color="000000"/>
              <w:bottom w:val="single" w:sz="8" w:space="0" w:color="000000"/>
              <w:right w:val="single" w:sz="8" w:space="0" w:color="000000"/>
            </w:tcBorders>
            <w:vAlign w:val="center"/>
          </w:tcPr>
          <w:p w14:paraId="3407F44D"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La </w:t>
            </w:r>
            <w:r>
              <w:rPr>
                <w:rFonts w:ascii="sans-serif" w:eastAsia="sans-serif" w:hAnsi="sans-serif" w:cs="sans-serif"/>
                <w:b/>
                <w:bCs/>
                <w:color w:val="000000"/>
              </w:rPr>
              <w:t>Neuroglucopénie</w:t>
            </w:r>
            <w:r>
              <w:rPr>
                <w:rFonts w:ascii="sans-serif" w:eastAsia="sans-serif" w:hAnsi="sans-serif" w:cs="sans-serif"/>
                <w:color w:val="000000"/>
              </w:rPr>
              <w:t> traduit le manque de glucose au cerveau : </w:t>
            </w:r>
            <w:r>
              <w:rPr>
                <w:rFonts w:ascii="sans-serif" w:eastAsia="sans-serif" w:hAnsi="sans-serif" w:cs="sans-serif"/>
                <w:b/>
                <w:bCs/>
                <w:color w:val="000000"/>
              </w:rPr>
              <w:t>Diplopie, Convulsions ( on choisit cette réponse si c etais a choix unique )</w:t>
            </w:r>
            <w:r>
              <w:rPr>
                <w:rFonts w:ascii="sans-serif" w:eastAsia="sans-serif" w:hAnsi="sans-serif" w:cs="sans-serif"/>
                <w:color w:val="000000"/>
              </w:rPr>
              <w:t>, troubles de conscience, confusion, coma.</w:t>
            </w:r>
          </w:p>
          <w:p w14:paraId="3033F275"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 xml:space="preserve"> L'Irritabilité, Palpitation et Hypersudation sont des signes </w:t>
            </w:r>
            <w:r>
              <w:rPr>
                <w:rFonts w:ascii="sans-serif" w:eastAsia="sans-serif" w:hAnsi="sans-serif" w:cs="sans-serif"/>
                <w:b/>
                <w:bCs/>
                <w:color w:val="000000"/>
              </w:rPr>
              <w:t>adrénergiques</w:t>
            </w:r>
            <w:r>
              <w:rPr>
                <w:rFonts w:ascii="sans-serif" w:eastAsia="sans-serif" w:hAnsi="sans-serif" w:cs="sans-serif"/>
                <w:color w:val="000000"/>
              </w:rPr>
              <w:t> (compensateurs).</w:t>
            </w:r>
          </w:p>
        </w:tc>
      </w:tr>
    </w:tbl>
    <w:p w14:paraId="383F5C59" w14:textId="77777777" w:rsidR="00241AE2" w:rsidRDefault="00241AE2" w:rsidP="00241AE2">
      <w:pPr>
        <w:spacing w:line="20" w:lineRule="atLeast"/>
        <w:contextualSpacing/>
      </w:pPr>
    </w:p>
    <w:p w14:paraId="71C698DF" w14:textId="77777777" w:rsidR="00241AE2" w:rsidRPr="00FA2D22" w:rsidRDefault="00241AE2" w:rsidP="00241AE2">
      <w:pPr>
        <w:rPr>
          <w:b/>
          <w:bCs/>
        </w:rPr>
      </w:pPr>
      <w:r>
        <w:rPr>
          <w:b/>
          <w:bCs/>
        </w:rPr>
        <w:t>3</w:t>
      </w:r>
      <w:r w:rsidRPr="00FA2D22">
        <w:rPr>
          <w:b/>
          <w:bCs/>
        </w:rPr>
        <w:t>. L’hypoglycémie du diabétique (RJ) (RATT 2025 T31)</w:t>
      </w:r>
    </w:p>
    <w:p w14:paraId="6AE39B58" w14:textId="77777777" w:rsidR="00241AE2" w:rsidRDefault="00241AE2" w:rsidP="00241AE2">
      <w:pPr>
        <w:spacing w:before="240" w:after="240" w:line="20" w:lineRule="atLeast"/>
        <w:contextualSpacing/>
      </w:pPr>
      <w:r>
        <w:t>A.Est une complication fréquente du traitemunt oral</w:t>
      </w:r>
    </w:p>
    <w:p w14:paraId="38CB7462" w14:textId="77777777" w:rsidR="00241AE2" w:rsidRDefault="00241AE2" w:rsidP="00241AE2">
      <w:pPr>
        <w:spacing w:before="240" w:after="240" w:line="20" w:lineRule="atLeast"/>
        <w:contextualSpacing/>
      </w:pPr>
      <w:r>
        <w:t>B. N'est jamais grave .</w:t>
      </w:r>
    </w:p>
    <w:p w14:paraId="703C9F5A" w14:textId="77777777" w:rsidR="00241AE2" w:rsidRDefault="00241AE2" w:rsidP="00241AE2">
      <w:pPr>
        <w:spacing w:before="240" w:after="240" w:line="20" w:lineRule="atLeast"/>
        <w:contextualSpacing/>
      </w:pPr>
      <w:r>
        <w:t>C. Les glindes peuvent induire des hypoglycémies.</w:t>
      </w:r>
    </w:p>
    <w:p w14:paraId="60BA3209" w14:textId="77777777" w:rsidR="00241AE2" w:rsidRDefault="00241AE2" w:rsidP="00241AE2">
      <w:pPr>
        <w:spacing w:before="240" w:after="240" w:line="20" w:lineRule="atLeast"/>
        <w:contextualSpacing/>
      </w:pPr>
      <w:r>
        <w:t>D. Les inhibiteurs de SGLT2 entrainent des hypoglycémies</w:t>
      </w:r>
    </w:p>
    <w:p w14:paraId="621E644D" w14:textId="77777777" w:rsidR="00241AE2" w:rsidRDefault="00241AE2" w:rsidP="00241AE2">
      <w:pPr>
        <w:spacing w:before="240" w:after="240" w:line="20" w:lineRule="atLeast"/>
        <w:contextualSpacing/>
      </w:pPr>
      <w:r>
        <w:t>B. L'activité physique non programmée peut l'entriner chez les patients sous régime seul</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4435009D"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42FAC06E"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C</w:t>
            </w:r>
          </w:p>
        </w:tc>
        <w:tc>
          <w:tcPr>
            <w:tcW w:w="9850" w:type="dxa"/>
            <w:tcBorders>
              <w:top w:val="single" w:sz="8" w:space="0" w:color="000000"/>
              <w:left w:val="single" w:sz="8" w:space="0" w:color="000000"/>
              <w:bottom w:val="single" w:sz="8" w:space="0" w:color="000000"/>
              <w:right w:val="single" w:sz="8" w:space="0" w:color="000000"/>
            </w:tcBorders>
            <w:vAlign w:val="center"/>
          </w:tcPr>
          <w:p w14:paraId="28B5095D"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L'hypoglycémie est fréquente sous insuline et sulfamides, </w:t>
            </w:r>
            <w:r>
              <w:rPr>
                <w:rFonts w:ascii="sans-serif" w:eastAsia="sans-serif" w:hAnsi="sans-serif" w:cs="sans-serif"/>
                <w:b/>
                <w:bCs/>
                <w:color w:val="000000"/>
              </w:rPr>
              <w:t>pas</w:t>
            </w:r>
            <w:r>
              <w:rPr>
                <w:rFonts w:ascii="sans-serif" w:eastAsia="sans-serif" w:hAnsi="sans-serif" w:cs="sans-serif"/>
                <w:color w:val="000000"/>
              </w:rPr>
              <w:t> les traitements oraux récents (DPP4-i, SGLT2-i). Elle est potentiellement </w:t>
            </w:r>
            <w:r>
              <w:rPr>
                <w:rFonts w:ascii="sans-serif" w:eastAsia="sans-serif" w:hAnsi="sans-serif" w:cs="sans-serif"/>
                <w:b/>
                <w:bCs/>
                <w:color w:val="000000"/>
              </w:rPr>
              <w:t>grave</w:t>
            </w:r>
            <w:r>
              <w:rPr>
                <w:rFonts w:ascii="sans-serif" w:eastAsia="sans-serif" w:hAnsi="sans-serif" w:cs="sans-serif"/>
                <w:color w:val="000000"/>
              </w:rPr>
              <w:t> (coma). Les </w:t>
            </w:r>
            <w:r>
              <w:rPr>
                <w:rFonts w:ascii="sans-serif" w:eastAsia="sans-serif" w:hAnsi="sans-serif" w:cs="sans-serif"/>
                <w:b/>
                <w:bCs/>
                <w:color w:val="000000"/>
              </w:rPr>
              <w:t>Glinides</w:t>
            </w:r>
            <w:r>
              <w:rPr>
                <w:rFonts w:ascii="sans-serif" w:eastAsia="sans-serif" w:hAnsi="sans-serif" w:cs="sans-serif"/>
                <w:color w:val="000000"/>
              </w:rPr>
              <w:t xml:space="preserve"> (Réapaglinide) sont un traitement oral et peuvent induire des hypoglycémies </w:t>
            </w:r>
          </w:p>
        </w:tc>
      </w:tr>
    </w:tbl>
    <w:p w14:paraId="406559FB" w14:textId="77777777" w:rsidR="00241AE2" w:rsidRDefault="00241AE2" w:rsidP="00241AE2">
      <w:pPr>
        <w:spacing w:line="20" w:lineRule="atLeast"/>
        <w:contextualSpacing/>
      </w:pPr>
    </w:p>
    <w:p w14:paraId="0B39CEF3" w14:textId="77777777" w:rsidR="00241AE2" w:rsidRPr="00FA2D22" w:rsidRDefault="00241AE2" w:rsidP="00241AE2">
      <w:pPr>
        <w:rPr>
          <w:b/>
          <w:bCs/>
        </w:rPr>
      </w:pPr>
      <w:r>
        <w:rPr>
          <w:b/>
          <w:bCs/>
        </w:rPr>
        <w:t>4</w:t>
      </w:r>
      <w:r w:rsidRPr="00FA2D22">
        <w:rPr>
          <w:b/>
          <w:bCs/>
        </w:rPr>
        <w:t>. Le traitement du coma hyperosmolaire du sujet âgé consiste en : RF (RATT 2025 T28)</w:t>
      </w:r>
    </w:p>
    <w:p w14:paraId="43C4EECF" w14:textId="77777777" w:rsidR="00241AE2" w:rsidRDefault="00241AE2" w:rsidP="00241AE2">
      <w:pPr>
        <w:spacing w:before="240" w:after="240" w:line="20" w:lineRule="atLeast"/>
        <w:contextualSpacing/>
      </w:pPr>
      <w:r>
        <w:t>A.Insalnothérapie et réhydratation progressive</w:t>
      </w:r>
    </w:p>
    <w:p w14:paraId="750A4D51" w14:textId="77777777" w:rsidR="00241AE2" w:rsidRDefault="00241AE2" w:rsidP="00241AE2">
      <w:pPr>
        <w:spacing w:before="240" w:after="240" w:line="20" w:lineRule="atLeast"/>
        <w:contextualSpacing/>
      </w:pPr>
      <w:r>
        <w:t>B. Insulinothérapie et réhydratation massive et rapide</w:t>
      </w:r>
    </w:p>
    <w:p w14:paraId="27451FA1" w14:textId="77777777" w:rsidR="00241AE2" w:rsidRDefault="00241AE2" w:rsidP="00241AE2">
      <w:pPr>
        <w:spacing w:before="240" w:after="240" w:line="20" w:lineRule="atLeast"/>
        <w:contextualSpacing/>
      </w:pPr>
      <w:r>
        <w:t xml:space="preserve">C. Correction ionique </w:t>
      </w:r>
    </w:p>
    <w:p w14:paraId="21DB1910" w14:textId="77777777" w:rsidR="00241AE2" w:rsidRDefault="00241AE2" w:rsidP="00241AE2">
      <w:pPr>
        <w:spacing w:before="240" w:after="240" w:line="20" w:lineRule="atLeast"/>
        <w:contextualSpacing/>
      </w:pPr>
      <w:r>
        <w:t>D. Traitement du facteur déclenchant</w:t>
      </w:r>
    </w:p>
    <w:p w14:paraId="6D5D4FC7" w14:textId="77777777" w:rsidR="00241AE2" w:rsidRDefault="00241AE2" w:rsidP="00241AE2">
      <w:pPr>
        <w:spacing w:before="240" w:after="240" w:line="20" w:lineRule="atLeast"/>
        <w:contextualSpacing/>
      </w:pPr>
      <w:r>
        <w:t>E. Prévention de la maladie thromboembolique</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2669DD8E"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2FCA84BF"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B</w:t>
            </w:r>
          </w:p>
        </w:tc>
        <w:tc>
          <w:tcPr>
            <w:tcW w:w="9850" w:type="dxa"/>
            <w:tcBorders>
              <w:top w:val="single" w:sz="8" w:space="0" w:color="000000"/>
              <w:left w:val="single" w:sz="8" w:space="0" w:color="000000"/>
              <w:bottom w:val="single" w:sz="8" w:space="0" w:color="000000"/>
              <w:right w:val="single" w:sz="8" w:space="0" w:color="000000"/>
            </w:tcBorders>
            <w:vAlign w:val="center"/>
          </w:tcPr>
          <w:p w14:paraId="07536C2E"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risque d oedeme cereb rale si on part rapidement</w:t>
            </w:r>
          </w:p>
        </w:tc>
      </w:tr>
    </w:tbl>
    <w:p w14:paraId="466556F2" w14:textId="77777777" w:rsidR="00241AE2" w:rsidRDefault="00241AE2" w:rsidP="00241AE2">
      <w:pPr>
        <w:spacing w:line="20" w:lineRule="atLeast"/>
        <w:contextualSpacing/>
      </w:pPr>
    </w:p>
    <w:p w14:paraId="38C54AE5" w14:textId="77777777" w:rsidR="00241AE2" w:rsidRPr="008A1566" w:rsidRDefault="00241AE2" w:rsidP="00241AE2">
      <w:pPr>
        <w:rPr>
          <w:b/>
          <w:bCs/>
        </w:rPr>
      </w:pPr>
      <w:r>
        <w:rPr>
          <w:b/>
          <w:bCs/>
        </w:rPr>
        <w:t>5</w:t>
      </w:r>
      <w:r w:rsidRPr="008A1566">
        <w:rPr>
          <w:b/>
          <w:bCs/>
        </w:rPr>
        <w:t>. Dans l’acidocétose diabétique : RF (RATT 2025 T27)</w:t>
      </w:r>
    </w:p>
    <w:p w14:paraId="03D709E3" w14:textId="77777777" w:rsidR="00241AE2" w:rsidRDefault="00241AE2">
      <w:pPr>
        <w:numPr>
          <w:ilvl w:val="0"/>
          <w:numId w:val="48"/>
        </w:numPr>
        <w:spacing w:before="240" w:after="0" w:line="20" w:lineRule="atLeast"/>
        <w:contextualSpacing/>
      </w:pPr>
      <w:r>
        <w:t>Les désordres métaboliques, hydriques et électrolytiques sont secondaires à une carence en insuline</w:t>
      </w:r>
    </w:p>
    <w:p w14:paraId="6BA30302" w14:textId="77777777" w:rsidR="00241AE2" w:rsidRDefault="00241AE2">
      <w:pPr>
        <w:numPr>
          <w:ilvl w:val="0"/>
          <w:numId w:val="48"/>
        </w:numPr>
        <w:spacing w:after="0" w:line="20" w:lineRule="atLeast"/>
        <w:contextualSpacing/>
      </w:pPr>
      <w:r>
        <w:t>Elle peut aussi compliquer les DT1 que les DT2</w:t>
      </w:r>
    </w:p>
    <w:p w14:paraId="67B750BF" w14:textId="77777777" w:rsidR="00241AE2" w:rsidRDefault="00241AE2">
      <w:pPr>
        <w:numPr>
          <w:ilvl w:val="0"/>
          <w:numId w:val="48"/>
        </w:numPr>
        <w:spacing w:after="0" w:line="20" w:lineRule="atLeast"/>
        <w:contextualSpacing/>
      </w:pPr>
      <w:r>
        <w:t>Un traitement mal conduit peut se compliquer d’hypokaliémie ou d’hypoglycémie</w:t>
      </w:r>
    </w:p>
    <w:p w14:paraId="7EA19450" w14:textId="77777777" w:rsidR="00241AE2" w:rsidRDefault="00241AE2">
      <w:pPr>
        <w:numPr>
          <w:ilvl w:val="0"/>
          <w:numId w:val="48"/>
        </w:numPr>
        <w:spacing w:after="0" w:line="20" w:lineRule="atLeast"/>
        <w:contextualSpacing/>
      </w:pPr>
      <w:r>
        <w:t>Un Ph sangun veincux supénieur à 7.30</w:t>
      </w:r>
    </w:p>
    <w:p w14:paraId="17C3B49B" w14:textId="77777777" w:rsidR="00241AE2" w:rsidRDefault="00241AE2">
      <w:pPr>
        <w:numPr>
          <w:ilvl w:val="0"/>
          <w:numId w:val="48"/>
        </w:numPr>
        <w:spacing w:after="240" w:line="20" w:lineRule="atLeast"/>
        <w:contextualSpacing/>
      </w:pPr>
      <w:r>
        <w:t>la prévention de cette complication est basée sur l’éducation thérapeutique des patients</w:t>
      </w:r>
      <w:r>
        <w:br/>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66350371"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49F45561"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lastRenderedPageBreak/>
              <w:t>4</w:t>
            </w:r>
          </w:p>
        </w:tc>
        <w:tc>
          <w:tcPr>
            <w:tcW w:w="9850" w:type="dxa"/>
            <w:tcBorders>
              <w:top w:val="single" w:sz="8" w:space="0" w:color="000000"/>
              <w:left w:val="single" w:sz="8" w:space="0" w:color="000000"/>
              <w:bottom w:val="single" w:sz="8" w:space="0" w:color="000000"/>
              <w:right w:val="single" w:sz="8" w:space="0" w:color="000000"/>
            </w:tcBorders>
            <w:vAlign w:val="center"/>
          </w:tcPr>
          <w:p w14:paraId="3D7C577C"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L'acidocétose est une urgence métabolique par carence en insuline (1) compliquant DT1/DT2 (2). Peut entraîner hypokaliémie et hypoglycémie si mal traitée (3). La prévention est l'éducation (5). Par définition, il y a une </w:t>
            </w:r>
            <w:r>
              <w:rPr>
                <w:rFonts w:ascii="sans-serif" w:eastAsia="sans-serif" w:hAnsi="sans-serif" w:cs="sans-serif"/>
                <w:b/>
                <w:bCs/>
                <w:color w:val="000000"/>
              </w:rPr>
              <w:t>acidose métabolique</w:t>
            </w:r>
            <w:r>
              <w:rPr>
                <w:rFonts w:ascii="sans-serif" w:eastAsia="sans-serif" w:hAnsi="sans-serif" w:cs="sans-serif"/>
                <w:color w:val="000000"/>
              </w:rPr>
              <w:t>, donc le pH est </w:t>
            </w:r>
            <w:r>
              <w:rPr>
                <w:rFonts w:ascii="sans-serif" w:eastAsia="sans-serif" w:hAnsi="sans-serif" w:cs="sans-serif"/>
                <w:b/>
                <w:bCs/>
                <w:color w:val="000000"/>
              </w:rPr>
              <w:t>inférieur à 7,30</w:t>
            </w:r>
            <w:r>
              <w:rPr>
                <w:rFonts w:ascii="sans-serif" w:eastAsia="sans-serif" w:hAnsi="sans-serif" w:cs="sans-serif"/>
                <w:color w:val="000000"/>
              </w:rPr>
              <w:t> .</w:t>
            </w:r>
          </w:p>
        </w:tc>
      </w:tr>
    </w:tbl>
    <w:p w14:paraId="1AD1E643" w14:textId="77777777" w:rsidR="00241AE2" w:rsidRDefault="00241AE2" w:rsidP="00241AE2">
      <w:pPr>
        <w:spacing w:line="20" w:lineRule="atLeast"/>
        <w:contextualSpacing/>
      </w:pPr>
    </w:p>
    <w:p w14:paraId="017B5483" w14:textId="77777777" w:rsidR="00241AE2" w:rsidRPr="004E41DD" w:rsidRDefault="00241AE2" w:rsidP="00241AE2">
      <w:pPr>
        <w:spacing w:after="0"/>
        <w:rPr>
          <w:rFonts w:cstheme="minorHAnsi"/>
          <w:b/>
          <w:bCs/>
        </w:rPr>
      </w:pPr>
      <w:r>
        <w:rPr>
          <w:rFonts w:cstheme="minorHAnsi"/>
          <w:b/>
          <w:bCs/>
        </w:rPr>
        <w:t>6</w:t>
      </w:r>
      <w:r w:rsidRPr="004E41DD">
        <w:rPr>
          <w:rFonts w:cstheme="minorHAnsi"/>
          <w:b/>
          <w:bCs/>
        </w:rPr>
        <w:t>. L'acidocétose diabétique : (la RF)</w:t>
      </w:r>
      <w:r>
        <w:rPr>
          <w:rFonts w:cstheme="minorHAnsi"/>
          <w:b/>
          <w:bCs/>
        </w:rPr>
        <w:t xml:space="preserve"> </w:t>
      </w:r>
      <w:r w:rsidRPr="00FB642D">
        <w:rPr>
          <w:b/>
          <w:bCs/>
        </w:rPr>
        <w:t>(P2 2025 T</w:t>
      </w:r>
      <w:r>
        <w:rPr>
          <w:b/>
          <w:bCs/>
        </w:rPr>
        <w:t>31</w:t>
      </w:r>
      <w:r w:rsidRPr="00FB642D">
        <w:rPr>
          <w:b/>
          <w:bCs/>
        </w:rPr>
        <w:t>)</w:t>
      </w:r>
    </w:p>
    <w:p w14:paraId="7365D398" w14:textId="77777777" w:rsidR="00241AE2" w:rsidRPr="004E41DD" w:rsidRDefault="00241AE2" w:rsidP="00241AE2">
      <w:pPr>
        <w:spacing w:after="0"/>
        <w:rPr>
          <w:rFonts w:cstheme="minorHAnsi"/>
        </w:rPr>
      </w:pPr>
      <w:r w:rsidRPr="004E41DD">
        <w:rPr>
          <w:rFonts w:cstheme="minorHAnsi"/>
        </w:rPr>
        <w:t xml:space="preserve">A. Est le mode de révélation le plus fréquent du diabète de type 1 </w:t>
      </w:r>
    </w:p>
    <w:p w14:paraId="24735C4B" w14:textId="77777777" w:rsidR="00241AE2" w:rsidRPr="004E41DD" w:rsidRDefault="00241AE2" w:rsidP="00241AE2">
      <w:pPr>
        <w:spacing w:after="0"/>
        <w:rPr>
          <w:rFonts w:cstheme="minorHAnsi"/>
        </w:rPr>
      </w:pPr>
      <w:r w:rsidRPr="004E41DD">
        <w:rPr>
          <w:rFonts w:cstheme="minorHAnsi"/>
        </w:rPr>
        <w:t xml:space="preserve">B. Peut révéler un diabète de type 2 </w:t>
      </w:r>
    </w:p>
    <w:p w14:paraId="78A861D0" w14:textId="77777777" w:rsidR="00241AE2" w:rsidRPr="004E41DD" w:rsidRDefault="00241AE2" w:rsidP="00241AE2">
      <w:pPr>
        <w:spacing w:after="0"/>
        <w:rPr>
          <w:rFonts w:cstheme="minorHAnsi"/>
        </w:rPr>
      </w:pPr>
      <w:r w:rsidRPr="004E41DD">
        <w:rPr>
          <w:rFonts w:cstheme="minorHAnsi"/>
        </w:rPr>
        <w:t xml:space="preserve">C. Survient que lorsqu'on a une carence absolue en insuline </w:t>
      </w:r>
    </w:p>
    <w:p w14:paraId="6EBD6E15" w14:textId="77777777" w:rsidR="00241AE2" w:rsidRPr="004E41DD" w:rsidRDefault="00241AE2" w:rsidP="00241AE2">
      <w:pPr>
        <w:spacing w:after="0"/>
        <w:rPr>
          <w:rFonts w:cstheme="minorHAnsi"/>
        </w:rPr>
      </w:pPr>
      <w:r w:rsidRPr="004E41DD">
        <w:rPr>
          <w:rFonts w:cstheme="minorHAnsi"/>
        </w:rPr>
        <w:t xml:space="preserve">D. Peut se compliquer d'un coma </w:t>
      </w:r>
    </w:p>
    <w:p w14:paraId="74350FD7" w14:textId="77777777" w:rsidR="00241AE2" w:rsidRPr="004E41DD" w:rsidRDefault="00241AE2" w:rsidP="00241AE2">
      <w:pPr>
        <w:spacing w:after="0"/>
        <w:rPr>
          <w:rFonts w:cstheme="minorHAnsi"/>
        </w:rPr>
      </w:pPr>
      <w:r w:rsidRPr="004E41DD">
        <w:rPr>
          <w:rFonts w:cstheme="minorHAnsi"/>
        </w:rPr>
        <w:t xml:space="preserve">E. Est un désordre métabolique, hydrique et électrolytique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641B5814"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32ADA0D2"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C.</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49FF598D"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Elle est le mode de révélation le plus fréquent du DT1 , mais peut révéler un DT2 (- souvent par un stress). Elle peut survenir en cas de </w:t>
            </w:r>
            <w:r w:rsidRPr="004E41DD">
              <w:rPr>
                <w:rFonts w:asciiTheme="minorHAnsi" w:hAnsiTheme="minorHAnsi" w:cstheme="minorHAnsi"/>
                <w:b/>
                <w:bCs/>
                <w:lang w:val="fr-FR"/>
              </w:rPr>
              <w:t>carence relative</w:t>
            </w:r>
            <w:r w:rsidRPr="004E41DD">
              <w:rPr>
                <w:rFonts w:asciiTheme="minorHAnsi" w:hAnsiTheme="minorHAnsi" w:cstheme="minorHAnsi"/>
                <w:lang w:val="fr-FR"/>
              </w:rPr>
              <w:t xml:space="preserve"> en insuline (par exemple, une infection chez un DT2 - ). </w:t>
            </w:r>
          </w:p>
        </w:tc>
      </w:tr>
    </w:tbl>
    <w:p w14:paraId="080ED9A6" w14:textId="77777777" w:rsidR="00241AE2" w:rsidRPr="004E41DD" w:rsidRDefault="00241AE2" w:rsidP="00241AE2">
      <w:pPr>
        <w:spacing w:after="0"/>
        <w:rPr>
          <w:rFonts w:cstheme="minorHAnsi"/>
        </w:rPr>
      </w:pPr>
    </w:p>
    <w:p w14:paraId="3CC07BBD" w14:textId="77777777" w:rsidR="00241AE2" w:rsidRPr="004E41DD" w:rsidRDefault="00241AE2" w:rsidP="00241AE2">
      <w:pPr>
        <w:spacing w:after="0"/>
        <w:rPr>
          <w:rFonts w:cstheme="minorHAnsi"/>
          <w:b/>
          <w:bCs/>
        </w:rPr>
      </w:pPr>
      <w:r>
        <w:rPr>
          <w:rFonts w:cstheme="minorHAnsi"/>
          <w:b/>
          <w:bCs/>
        </w:rPr>
        <w:t>7</w:t>
      </w:r>
      <w:r w:rsidRPr="004E41DD">
        <w:rPr>
          <w:rFonts w:cstheme="minorHAnsi"/>
          <w:b/>
          <w:bCs/>
        </w:rPr>
        <w:t>. L'hypoglycémie du diabétique : (la RF)</w:t>
      </w:r>
      <w:r>
        <w:rPr>
          <w:rFonts w:cstheme="minorHAnsi"/>
          <w:b/>
          <w:bCs/>
        </w:rPr>
        <w:t xml:space="preserve"> </w:t>
      </w:r>
      <w:r w:rsidRPr="00FB642D">
        <w:rPr>
          <w:b/>
          <w:bCs/>
        </w:rPr>
        <w:t>(P2 2025 T</w:t>
      </w:r>
      <w:r>
        <w:rPr>
          <w:b/>
          <w:bCs/>
        </w:rPr>
        <w:t>29</w:t>
      </w:r>
      <w:r w:rsidRPr="00FB642D">
        <w:rPr>
          <w:b/>
          <w:bCs/>
        </w:rPr>
        <w:t>)</w:t>
      </w:r>
    </w:p>
    <w:p w14:paraId="3F57D19C" w14:textId="77777777" w:rsidR="00241AE2" w:rsidRPr="004E41DD" w:rsidRDefault="00241AE2" w:rsidP="00241AE2">
      <w:pPr>
        <w:spacing w:after="0"/>
        <w:rPr>
          <w:rFonts w:cstheme="minorHAnsi"/>
        </w:rPr>
      </w:pPr>
      <w:r w:rsidRPr="004E41DD">
        <w:rPr>
          <w:rFonts w:cstheme="minorHAnsi"/>
        </w:rPr>
        <w:t xml:space="preserve">A. Est une complication fréquente du traitement insulinique </w:t>
      </w:r>
    </w:p>
    <w:p w14:paraId="2711203F" w14:textId="77777777" w:rsidR="00241AE2" w:rsidRPr="004E41DD" w:rsidRDefault="00241AE2" w:rsidP="00241AE2">
      <w:pPr>
        <w:spacing w:after="0"/>
        <w:rPr>
          <w:rFonts w:cstheme="minorHAnsi"/>
        </w:rPr>
      </w:pPr>
      <w:r w:rsidRPr="004E41DD">
        <w:rPr>
          <w:rFonts w:cstheme="minorHAnsi"/>
        </w:rPr>
        <w:t xml:space="preserve">B. Elle peut être grave </w:t>
      </w:r>
    </w:p>
    <w:p w14:paraId="570ECACE" w14:textId="77777777" w:rsidR="00241AE2" w:rsidRPr="004E41DD" w:rsidRDefault="00241AE2" w:rsidP="00241AE2">
      <w:pPr>
        <w:spacing w:after="0"/>
        <w:rPr>
          <w:rFonts w:cstheme="minorHAnsi"/>
        </w:rPr>
      </w:pPr>
      <w:r w:rsidRPr="004E41DD">
        <w:rPr>
          <w:rFonts w:cstheme="minorHAnsi"/>
        </w:rPr>
        <w:t xml:space="preserve">C. Les glinides n'entraînent pas d'hypoglycémie </w:t>
      </w:r>
    </w:p>
    <w:p w14:paraId="6D872A55" w14:textId="77777777" w:rsidR="00241AE2" w:rsidRPr="004E41DD" w:rsidRDefault="00241AE2" w:rsidP="00241AE2">
      <w:pPr>
        <w:spacing w:after="0"/>
        <w:rPr>
          <w:rFonts w:cstheme="minorHAnsi"/>
        </w:rPr>
      </w:pPr>
      <w:r w:rsidRPr="004E41DD">
        <w:rPr>
          <w:rFonts w:cstheme="minorHAnsi"/>
        </w:rPr>
        <w:t xml:space="preserve">D. Les inhibiteurs de SGLT2 n'entraînent pas d'hypoglycémie </w:t>
      </w:r>
    </w:p>
    <w:p w14:paraId="756FF57D" w14:textId="77777777" w:rsidR="00241AE2" w:rsidRPr="004E41DD" w:rsidRDefault="00241AE2" w:rsidP="00241AE2">
      <w:pPr>
        <w:spacing w:after="0"/>
        <w:rPr>
          <w:rFonts w:cstheme="minorHAnsi"/>
        </w:rPr>
      </w:pPr>
      <w:r w:rsidRPr="004E41DD">
        <w:rPr>
          <w:rFonts w:cstheme="minorHAnsi"/>
        </w:rPr>
        <w:t xml:space="preserve">E. L'activité physique non programmée peut entraîner une hypoglycémie chez les patients sous insuline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2315CED2"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6329AAED"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C</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508F434D"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L'hypoglycémie est la complication la plus fréquente de l'insulinothérapie . Les </w:t>
            </w:r>
            <w:r w:rsidRPr="004E41DD">
              <w:rPr>
                <w:rFonts w:asciiTheme="minorHAnsi" w:hAnsiTheme="minorHAnsi" w:cstheme="minorHAnsi"/>
                <w:b/>
                <w:bCs/>
                <w:lang w:val="fr-FR"/>
              </w:rPr>
              <w:t>glinides</w:t>
            </w:r>
            <w:r w:rsidRPr="004E41DD">
              <w:rPr>
                <w:rFonts w:asciiTheme="minorHAnsi" w:hAnsiTheme="minorHAnsi" w:cstheme="minorHAnsi"/>
                <w:lang w:val="fr-FR"/>
              </w:rPr>
              <w:t xml:space="preserve"> (comme les sulfamides) </w:t>
            </w:r>
            <w:r w:rsidRPr="004E41DD">
              <w:rPr>
                <w:rFonts w:asciiTheme="minorHAnsi" w:hAnsiTheme="minorHAnsi" w:cstheme="minorHAnsi"/>
                <w:b/>
                <w:bCs/>
                <w:lang w:val="fr-FR"/>
              </w:rPr>
              <w:t>stimulent l'insulinosécrétion et peuvent entraîner une hypoglycémie</w:t>
            </w:r>
            <w:r w:rsidRPr="004E41DD">
              <w:rPr>
                <w:rFonts w:asciiTheme="minorHAnsi" w:hAnsiTheme="minorHAnsi" w:cstheme="minorHAnsi"/>
                <w:lang w:val="fr-FR"/>
              </w:rPr>
              <w:t xml:space="preserve"> .</w:t>
            </w:r>
          </w:p>
        </w:tc>
      </w:tr>
    </w:tbl>
    <w:p w14:paraId="16AC0CB5" w14:textId="77777777" w:rsidR="00241AE2" w:rsidRPr="004E41DD" w:rsidRDefault="00241AE2" w:rsidP="00241AE2">
      <w:pPr>
        <w:spacing w:after="0"/>
        <w:rPr>
          <w:rFonts w:cstheme="minorHAnsi"/>
        </w:rPr>
      </w:pPr>
    </w:p>
    <w:p w14:paraId="61703AFE" w14:textId="77777777" w:rsidR="00241AE2" w:rsidRPr="004E41DD" w:rsidRDefault="00241AE2" w:rsidP="00241AE2">
      <w:pPr>
        <w:spacing w:after="0"/>
        <w:rPr>
          <w:rFonts w:cstheme="minorHAnsi"/>
          <w:b/>
          <w:bCs/>
        </w:rPr>
      </w:pPr>
      <w:r w:rsidRPr="004E41DD">
        <w:rPr>
          <w:rFonts w:cstheme="minorHAnsi"/>
          <w:b/>
          <w:bCs/>
        </w:rPr>
        <w:t>8. Dans les états hyperglycémiques et hyperosmolaires, quelle est l'association juste : (la RJ)</w:t>
      </w:r>
      <w:r>
        <w:rPr>
          <w:rFonts w:cstheme="minorHAnsi"/>
          <w:b/>
          <w:bCs/>
        </w:rPr>
        <w:t xml:space="preserve"> </w:t>
      </w:r>
      <w:r w:rsidRPr="00FB642D">
        <w:rPr>
          <w:b/>
          <w:bCs/>
        </w:rPr>
        <w:t>(P2 2025 T</w:t>
      </w:r>
      <w:r>
        <w:rPr>
          <w:b/>
          <w:bCs/>
        </w:rPr>
        <w:t>28</w:t>
      </w:r>
      <w:r w:rsidRPr="00FB642D">
        <w:rPr>
          <w:b/>
          <w:bCs/>
        </w:rPr>
        <w:t>)</w:t>
      </w:r>
    </w:p>
    <w:p w14:paraId="299407CE" w14:textId="77777777" w:rsidR="00241AE2" w:rsidRPr="004E41DD" w:rsidRDefault="00241AE2" w:rsidP="00241AE2">
      <w:pPr>
        <w:spacing w:after="0"/>
        <w:rPr>
          <w:rFonts w:cstheme="minorHAnsi"/>
        </w:rPr>
      </w:pPr>
      <w:r w:rsidRPr="004E41DD">
        <w:rPr>
          <w:rFonts w:cstheme="minorHAnsi"/>
        </w:rPr>
        <w:t xml:space="preserve">1. Le syndrome polyuro-polydipsique est insidieux </w:t>
      </w:r>
    </w:p>
    <w:p w14:paraId="2EFC2209" w14:textId="77777777" w:rsidR="00241AE2" w:rsidRPr="004E41DD" w:rsidRDefault="00241AE2" w:rsidP="00241AE2">
      <w:pPr>
        <w:spacing w:after="0"/>
        <w:rPr>
          <w:rFonts w:cstheme="minorHAnsi"/>
        </w:rPr>
      </w:pPr>
      <w:r w:rsidRPr="004E41DD">
        <w:rPr>
          <w:rFonts w:cstheme="minorHAnsi"/>
        </w:rPr>
        <w:t xml:space="preserve">2. Les signes neurologiques sont fréquemment observés </w:t>
      </w:r>
    </w:p>
    <w:p w14:paraId="19B26F97" w14:textId="77777777" w:rsidR="00241AE2" w:rsidRPr="004E41DD" w:rsidRDefault="00241AE2" w:rsidP="00241AE2">
      <w:pPr>
        <w:spacing w:after="0"/>
        <w:rPr>
          <w:rFonts w:cstheme="minorHAnsi"/>
        </w:rPr>
      </w:pPr>
      <w:r w:rsidRPr="004E41DD">
        <w:rPr>
          <w:rFonts w:cstheme="minorHAnsi"/>
        </w:rPr>
        <w:t xml:space="preserve">3. L'infection peut être un facteur favorisant sa survenue </w:t>
      </w:r>
    </w:p>
    <w:p w14:paraId="6D6FAFCC" w14:textId="77777777" w:rsidR="00241AE2" w:rsidRPr="004E41DD" w:rsidRDefault="00241AE2" w:rsidP="00241AE2">
      <w:pPr>
        <w:spacing w:after="0"/>
        <w:rPr>
          <w:rFonts w:cstheme="minorHAnsi"/>
        </w:rPr>
      </w:pPr>
      <w:r w:rsidRPr="004E41DD">
        <w:rPr>
          <w:rFonts w:cstheme="minorHAnsi"/>
        </w:rPr>
        <w:t xml:space="preserve">4. La réhydratation est la mesure la plus fréquente dans le diabète du sujet jeune </w:t>
      </w:r>
    </w:p>
    <w:p w14:paraId="70B80AEF" w14:textId="77777777" w:rsidR="00241AE2" w:rsidRPr="004E41DD" w:rsidRDefault="00241AE2" w:rsidP="00241AE2">
      <w:pPr>
        <w:spacing w:after="0"/>
        <w:rPr>
          <w:rFonts w:eastAsia="Arial" w:cstheme="minorHAnsi"/>
        </w:rPr>
      </w:pPr>
      <w:r w:rsidRPr="004E41DD">
        <w:rPr>
          <w:rFonts w:cstheme="minorHAnsi"/>
        </w:rPr>
        <w:t>5. C'est la complication la plus fréquente dans le diabète du sujet jeune</w:t>
      </w:r>
      <w:r w:rsidRPr="004E41DD">
        <w:rPr>
          <w:rFonts w:eastAsia="Arial" w:cstheme="minorHAnsi"/>
        </w:rPr>
        <w:t xml:space="preserve"> </w:t>
      </w:r>
    </w:p>
    <w:p w14:paraId="5F886D55" w14:textId="77777777" w:rsidR="00241AE2" w:rsidRPr="004E41DD" w:rsidRDefault="00241AE2" w:rsidP="00241AE2">
      <w:pPr>
        <w:spacing w:after="0"/>
        <w:rPr>
          <w:rFonts w:cstheme="minorHAnsi"/>
        </w:rPr>
      </w:pPr>
      <w:r w:rsidRPr="004E41DD">
        <w:rPr>
          <w:rFonts w:eastAsia="Arial" w:cstheme="minorHAnsi"/>
        </w:rPr>
        <w:t xml:space="preserve">A. 2+3+4   B. 1+2+3   C. 2+4+5   D. 1+3+5   E. 1+3+4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727C2B18"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0FD72F1F"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B</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4D37788D" w14:textId="77777777" w:rsidR="00241AE2"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Contrairement à la cétoacidose, le syndrome hyperosmolaire est souvent </w:t>
            </w:r>
            <w:r w:rsidRPr="004E41DD">
              <w:rPr>
                <w:rFonts w:asciiTheme="minorHAnsi" w:hAnsiTheme="minorHAnsi" w:cstheme="minorHAnsi"/>
                <w:b/>
                <w:bCs/>
                <w:lang w:val="fr-FR"/>
              </w:rPr>
              <w:t>insidieux</w:t>
            </w:r>
            <w:r w:rsidRPr="004E41DD">
              <w:rPr>
                <w:rFonts w:asciiTheme="minorHAnsi" w:hAnsiTheme="minorHAnsi" w:cstheme="minorHAnsi"/>
                <w:lang w:val="fr-FR"/>
              </w:rPr>
              <w:t xml:space="preserve"> (</w:t>
            </w:r>
            <w:r w:rsidRPr="004E41DD">
              <w:rPr>
                <w:rFonts w:asciiTheme="minorHAnsi" w:hAnsiTheme="minorHAnsi" w:cstheme="minorHAnsi"/>
                <w:b/>
                <w:bCs/>
                <w:lang w:val="fr-FR"/>
              </w:rPr>
              <w:t>1</w:t>
            </w:r>
            <w:r w:rsidRPr="004E41DD">
              <w:rPr>
                <w:rFonts w:asciiTheme="minorHAnsi" w:hAnsiTheme="minorHAnsi" w:cstheme="minorHAnsi"/>
                <w:lang w:val="fr-FR"/>
              </w:rPr>
              <w:t xml:space="preserve">). </w:t>
            </w:r>
          </w:p>
          <w:p w14:paraId="64188D37" w14:textId="77777777" w:rsidR="00241AE2"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Il est caractérisé par une </w:t>
            </w:r>
            <w:r w:rsidRPr="004E41DD">
              <w:rPr>
                <w:rFonts w:asciiTheme="minorHAnsi" w:hAnsiTheme="minorHAnsi" w:cstheme="minorHAnsi"/>
                <w:b/>
                <w:bCs/>
                <w:lang w:val="fr-FR"/>
              </w:rPr>
              <w:t>déshydratation sévère</w:t>
            </w:r>
            <w:r w:rsidRPr="004E41DD">
              <w:rPr>
                <w:rFonts w:asciiTheme="minorHAnsi" w:hAnsiTheme="minorHAnsi" w:cstheme="minorHAnsi"/>
                <w:lang w:val="fr-FR"/>
              </w:rPr>
              <w:t xml:space="preserve"> et des </w:t>
            </w:r>
            <w:r w:rsidRPr="004E41DD">
              <w:rPr>
                <w:rFonts w:asciiTheme="minorHAnsi" w:hAnsiTheme="minorHAnsi" w:cstheme="minorHAnsi"/>
                <w:b/>
                <w:bCs/>
                <w:lang w:val="fr-FR"/>
              </w:rPr>
              <w:t>troubles neurologiques marqués</w:t>
            </w:r>
            <w:r w:rsidRPr="004E41DD">
              <w:rPr>
                <w:rFonts w:asciiTheme="minorHAnsi" w:hAnsiTheme="minorHAnsi" w:cstheme="minorHAnsi"/>
                <w:lang w:val="fr-FR"/>
              </w:rPr>
              <w:t xml:space="preserve"> (</w:t>
            </w:r>
            <w:r w:rsidRPr="004E41DD">
              <w:rPr>
                <w:rFonts w:asciiTheme="minorHAnsi" w:hAnsiTheme="minorHAnsi" w:cstheme="minorHAnsi"/>
                <w:b/>
                <w:bCs/>
                <w:lang w:val="fr-FR"/>
              </w:rPr>
              <w:t>2</w:t>
            </w:r>
            <w:r w:rsidRPr="004E41DD">
              <w:rPr>
                <w:rFonts w:asciiTheme="minorHAnsi" w:hAnsiTheme="minorHAnsi" w:cstheme="minorHAnsi"/>
                <w:lang w:val="fr-FR"/>
              </w:rPr>
              <w:t xml:space="preserve">). </w:t>
            </w:r>
          </w:p>
          <w:p w14:paraId="1CEE6893" w14:textId="77777777" w:rsidR="00241AE2" w:rsidRDefault="00241AE2" w:rsidP="00773906">
            <w:pPr>
              <w:pStyle w:val="p1"/>
              <w:rPr>
                <w:rFonts w:asciiTheme="minorHAnsi" w:hAnsiTheme="minorHAnsi" w:cstheme="minorHAnsi"/>
                <w:b/>
                <w:bCs/>
                <w:lang w:val="fr-FR"/>
              </w:rPr>
            </w:pPr>
            <w:r w:rsidRPr="004E41DD">
              <w:rPr>
                <w:rFonts w:asciiTheme="minorHAnsi" w:hAnsiTheme="minorHAnsi" w:cstheme="minorHAnsi"/>
                <w:lang w:val="fr-FR"/>
              </w:rPr>
              <w:t xml:space="preserve">Les </w:t>
            </w:r>
            <w:r w:rsidRPr="004E41DD">
              <w:rPr>
                <w:rFonts w:asciiTheme="minorHAnsi" w:hAnsiTheme="minorHAnsi" w:cstheme="minorHAnsi"/>
                <w:b/>
                <w:bCs/>
                <w:lang w:val="fr-FR"/>
              </w:rPr>
              <w:t>infections</w:t>
            </w:r>
            <w:r w:rsidRPr="004E41DD">
              <w:rPr>
                <w:rFonts w:asciiTheme="minorHAnsi" w:hAnsiTheme="minorHAnsi" w:cstheme="minorHAnsi"/>
                <w:lang w:val="fr-FR"/>
              </w:rPr>
              <w:t xml:space="preserve"> sont un facteur déclenchant majeur (</w:t>
            </w:r>
            <w:r w:rsidRPr="004E41DD">
              <w:rPr>
                <w:rFonts w:asciiTheme="minorHAnsi" w:hAnsiTheme="minorHAnsi" w:cstheme="minorHAnsi"/>
                <w:b/>
                <w:bCs/>
                <w:lang w:val="fr-FR"/>
              </w:rPr>
              <w:t>3</w:t>
            </w:r>
            <w:r w:rsidRPr="004E41DD">
              <w:rPr>
                <w:rFonts w:asciiTheme="minorHAnsi" w:hAnsiTheme="minorHAnsi" w:cstheme="minorHAnsi"/>
                <w:lang w:val="fr-FR"/>
              </w:rPr>
              <w:t>).</w:t>
            </w:r>
            <w:r w:rsidRPr="004E41DD">
              <w:rPr>
                <w:rFonts w:asciiTheme="minorHAnsi" w:hAnsiTheme="minorHAnsi" w:cstheme="minorHAnsi"/>
                <w:b/>
                <w:bCs/>
                <w:lang w:val="fr-FR"/>
              </w:rPr>
              <w:t xml:space="preserve"> </w:t>
            </w:r>
          </w:p>
          <w:p w14:paraId="012E90F8"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b/>
                <w:bCs/>
                <w:lang w:val="fr-FR"/>
              </w:rPr>
              <w:t xml:space="preserve">C'est la complication la plus fréquente chez le diabétique âgé ou dans le DT2, et non le DT jeune </w:t>
            </w:r>
          </w:p>
        </w:tc>
      </w:tr>
    </w:tbl>
    <w:p w14:paraId="208E2FFB" w14:textId="77777777" w:rsidR="00241AE2" w:rsidRPr="004E41DD" w:rsidRDefault="00241AE2" w:rsidP="00241AE2">
      <w:pPr>
        <w:spacing w:after="0"/>
        <w:rPr>
          <w:rFonts w:cstheme="minorHAnsi"/>
        </w:rPr>
      </w:pPr>
    </w:p>
    <w:p w14:paraId="09D383BB" w14:textId="77777777" w:rsidR="00241AE2" w:rsidRPr="004E41DD" w:rsidRDefault="00241AE2" w:rsidP="00241AE2">
      <w:pPr>
        <w:spacing w:after="0"/>
        <w:rPr>
          <w:rFonts w:cstheme="minorHAnsi"/>
          <w:b/>
          <w:bCs/>
        </w:rPr>
      </w:pPr>
      <w:r>
        <w:rPr>
          <w:rFonts w:cstheme="minorHAnsi"/>
          <w:b/>
          <w:bCs/>
        </w:rPr>
        <w:t>9</w:t>
      </w:r>
      <w:r w:rsidRPr="004E41DD">
        <w:rPr>
          <w:rFonts w:cstheme="minorHAnsi"/>
          <w:b/>
          <w:bCs/>
        </w:rPr>
        <w:t>. Dans l'acidose diabétique, quelle est l'association juste : (la RJ)</w:t>
      </w:r>
      <w:r>
        <w:rPr>
          <w:rFonts w:cstheme="minorHAnsi"/>
          <w:b/>
          <w:bCs/>
        </w:rPr>
        <w:t xml:space="preserve"> </w:t>
      </w:r>
      <w:r w:rsidRPr="00FB642D">
        <w:rPr>
          <w:b/>
          <w:bCs/>
        </w:rPr>
        <w:t>(P2 2025 T</w:t>
      </w:r>
      <w:r>
        <w:rPr>
          <w:b/>
          <w:bCs/>
        </w:rPr>
        <w:t>27</w:t>
      </w:r>
      <w:r w:rsidRPr="00FB642D">
        <w:rPr>
          <w:b/>
          <w:bCs/>
        </w:rPr>
        <w:t>)</w:t>
      </w:r>
    </w:p>
    <w:p w14:paraId="127164B8" w14:textId="77777777" w:rsidR="00241AE2" w:rsidRPr="004E41DD" w:rsidRDefault="00241AE2" w:rsidP="00241AE2">
      <w:pPr>
        <w:spacing w:after="0"/>
        <w:rPr>
          <w:rFonts w:cstheme="minorHAnsi"/>
        </w:rPr>
      </w:pPr>
      <w:r w:rsidRPr="004E41DD">
        <w:rPr>
          <w:rFonts w:cstheme="minorHAnsi"/>
        </w:rPr>
        <w:t xml:space="preserve">1. Les désordres métaboliques, hydriques et électrolytiques sont secondaires à une carence en insuline </w:t>
      </w:r>
    </w:p>
    <w:p w14:paraId="23319AC5" w14:textId="77777777" w:rsidR="00241AE2" w:rsidRPr="004E41DD" w:rsidRDefault="00241AE2" w:rsidP="00241AE2">
      <w:pPr>
        <w:spacing w:after="0"/>
        <w:rPr>
          <w:rFonts w:cstheme="minorHAnsi"/>
        </w:rPr>
      </w:pPr>
      <w:r w:rsidRPr="004E41DD">
        <w:rPr>
          <w:rFonts w:cstheme="minorHAnsi"/>
        </w:rPr>
        <w:t xml:space="preserve">2. Elle est plus commune dans le DT2 que dans le DT1 </w:t>
      </w:r>
    </w:p>
    <w:p w14:paraId="410B4CAF" w14:textId="77777777" w:rsidR="00241AE2" w:rsidRPr="004E41DD" w:rsidRDefault="00241AE2" w:rsidP="00241AE2">
      <w:pPr>
        <w:spacing w:after="0"/>
        <w:rPr>
          <w:rFonts w:cstheme="minorHAnsi"/>
        </w:rPr>
      </w:pPr>
      <w:r w:rsidRPr="004E41DD">
        <w:rPr>
          <w:rFonts w:cstheme="minorHAnsi"/>
        </w:rPr>
        <w:t xml:space="preserve">3. Un traitement mal conduit peut se compliquer d'hypokaliémie ou d'hypoglycémie </w:t>
      </w:r>
    </w:p>
    <w:p w14:paraId="6989BC99" w14:textId="77777777" w:rsidR="00241AE2" w:rsidRPr="004E41DD" w:rsidRDefault="00241AE2" w:rsidP="00241AE2">
      <w:pPr>
        <w:spacing w:after="0"/>
        <w:rPr>
          <w:rFonts w:cstheme="minorHAnsi"/>
        </w:rPr>
      </w:pPr>
      <w:r w:rsidRPr="004E41DD">
        <w:rPr>
          <w:rFonts w:cstheme="minorHAnsi"/>
        </w:rPr>
        <w:t xml:space="preserve">4. Une glycémie inférieure à 2g/l permet d'éliminer le diagnostic d'acidose diabétique </w:t>
      </w:r>
    </w:p>
    <w:p w14:paraId="6415306B" w14:textId="77777777" w:rsidR="00241AE2" w:rsidRPr="004E41DD" w:rsidRDefault="00241AE2" w:rsidP="00241AE2">
      <w:pPr>
        <w:spacing w:after="0"/>
        <w:rPr>
          <w:rFonts w:cstheme="minorHAnsi"/>
        </w:rPr>
      </w:pPr>
      <w:r w:rsidRPr="004E41DD">
        <w:rPr>
          <w:rFonts w:cstheme="minorHAnsi"/>
        </w:rPr>
        <w:t>5. La prévention de cette complication est basée sur l'éducation thérapeutique des patients</w:t>
      </w:r>
      <w:r w:rsidRPr="004E41DD">
        <w:rPr>
          <w:rFonts w:eastAsia="Arial" w:cstheme="minorHAnsi"/>
        </w:rPr>
        <w:t xml:space="preserve"> </w:t>
      </w:r>
    </w:p>
    <w:p w14:paraId="1BEF55DC" w14:textId="77777777" w:rsidR="00241AE2" w:rsidRPr="004E41DD" w:rsidRDefault="00241AE2" w:rsidP="00241AE2">
      <w:pPr>
        <w:spacing w:after="0"/>
        <w:rPr>
          <w:rFonts w:cstheme="minorHAnsi"/>
        </w:rPr>
      </w:pPr>
      <w:r w:rsidRPr="004E41DD">
        <w:rPr>
          <w:rFonts w:cstheme="minorHAnsi"/>
        </w:rPr>
        <w:t xml:space="preserve">A. 1+2+3   B. 1+3+5   C. 1+2+5   D. 2+3+4   E. 3+4+5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0B5B8282"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47BD9C5B"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lastRenderedPageBreak/>
              <w:t>B</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50243B2E" w14:textId="77777777" w:rsidR="00241AE2"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L'acidocétose résulte d'une </w:t>
            </w:r>
            <w:r w:rsidRPr="004E41DD">
              <w:rPr>
                <w:rFonts w:asciiTheme="minorHAnsi" w:hAnsiTheme="minorHAnsi" w:cstheme="minorHAnsi"/>
                <w:b/>
                <w:bCs/>
                <w:lang w:val="fr-FR"/>
              </w:rPr>
              <w:t>carence en insuline</w:t>
            </w:r>
            <w:r w:rsidRPr="004E41DD">
              <w:rPr>
                <w:rFonts w:asciiTheme="minorHAnsi" w:hAnsiTheme="minorHAnsi" w:cstheme="minorHAnsi"/>
                <w:lang w:val="fr-FR"/>
              </w:rPr>
              <w:t>(</w:t>
            </w:r>
            <w:r w:rsidRPr="004E41DD">
              <w:rPr>
                <w:rFonts w:asciiTheme="minorHAnsi" w:hAnsiTheme="minorHAnsi" w:cstheme="minorHAnsi"/>
                <w:b/>
                <w:bCs/>
                <w:lang w:val="fr-FR"/>
              </w:rPr>
              <w:t>1</w:t>
            </w:r>
            <w:r w:rsidRPr="004E41DD">
              <w:rPr>
                <w:rFonts w:asciiTheme="minorHAnsi" w:hAnsiTheme="minorHAnsi" w:cstheme="minorHAnsi"/>
                <w:lang w:val="fr-FR"/>
              </w:rPr>
              <w:t xml:space="preserve">). </w:t>
            </w:r>
          </w:p>
          <w:p w14:paraId="18FF31AC" w14:textId="77777777" w:rsidR="00241AE2"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Elle est beaucoup plus fréquente dans le </w:t>
            </w:r>
            <w:r w:rsidRPr="004E41DD">
              <w:rPr>
                <w:rFonts w:asciiTheme="minorHAnsi" w:hAnsiTheme="minorHAnsi" w:cstheme="minorHAnsi"/>
                <w:b/>
                <w:bCs/>
                <w:lang w:val="fr-FR"/>
              </w:rPr>
              <w:t>DT1</w:t>
            </w:r>
            <w:r w:rsidRPr="004E41DD">
              <w:rPr>
                <w:rFonts w:asciiTheme="minorHAnsi" w:hAnsiTheme="minorHAnsi" w:cstheme="minorHAnsi"/>
                <w:lang w:val="fr-FR"/>
              </w:rPr>
              <w:t xml:space="preserve"> (</w:t>
            </w:r>
            <w:r w:rsidRPr="004E41DD">
              <w:rPr>
                <w:rFonts w:asciiTheme="minorHAnsi" w:hAnsiTheme="minorHAnsi" w:cstheme="minorHAnsi"/>
                <w:b/>
                <w:bCs/>
                <w:lang w:val="fr-FR"/>
              </w:rPr>
              <w:t>2</w:t>
            </w:r>
            <w:r w:rsidRPr="004E41DD">
              <w:rPr>
                <w:rFonts w:asciiTheme="minorHAnsi" w:hAnsiTheme="minorHAnsi" w:cstheme="minorHAnsi"/>
                <w:lang w:val="fr-FR"/>
              </w:rPr>
              <w:t xml:space="preserve">faux). </w:t>
            </w:r>
          </w:p>
          <w:p w14:paraId="112164C9" w14:textId="77777777" w:rsidR="00241AE2" w:rsidRDefault="00241AE2" w:rsidP="00773906">
            <w:pPr>
              <w:pStyle w:val="p1"/>
              <w:rPr>
                <w:rFonts w:asciiTheme="minorHAnsi" w:hAnsiTheme="minorHAnsi" w:cstheme="minorHAnsi"/>
                <w:lang w:val="fr-FR"/>
              </w:rPr>
            </w:pPr>
            <w:r w:rsidRPr="004E41DD">
              <w:rPr>
                <w:rFonts w:asciiTheme="minorHAnsi" w:hAnsiTheme="minorHAnsi" w:cstheme="minorHAnsi"/>
                <w:lang w:val="fr-FR"/>
              </w:rPr>
              <w:t>Le traitement (insuline, réhydratation) peut entraîner une hypokaliémie et/ou une hypoglycémie (</w:t>
            </w:r>
            <w:r w:rsidRPr="004E41DD">
              <w:rPr>
                <w:rFonts w:asciiTheme="minorHAnsi" w:hAnsiTheme="minorHAnsi" w:cstheme="minorHAnsi"/>
                <w:b/>
                <w:bCs/>
                <w:lang w:val="fr-FR"/>
              </w:rPr>
              <w:t>3</w:t>
            </w:r>
            <w:r w:rsidRPr="004E41DD">
              <w:rPr>
                <w:rFonts w:asciiTheme="minorHAnsi" w:hAnsiTheme="minorHAnsi" w:cstheme="minorHAnsi"/>
                <w:lang w:val="fr-FR"/>
              </w:rPr>
              <w:t>).</w:t>
            </w:r>
          </w:p>
          <w:p w14:paraId="49242991"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L'éducation thérapeutique est cruciale pour la prévention (</w:t>
            </w:r>
            <w:r w:rsidRPr="004E41DD">
              <w:rPr>
                <w:rFonts w:asciiTheme="minorHAnsi" w:hAnsiTheme="minorHAnsi" w:cstheme="minorHAnsi"/>
                <w:b/>
                <w:bCs/>
                <w:lang w:val="fr-FR"/>
              </w:rPr>
              <w:t>5</w:t>
            </w:r>
            <w:r w:rsidRPr="004E41DD">
              <w:rPr>
                <w:rFonts w:asciiTheme="minorHAnsi" w:hAnsiTheme="minorHAnsi" w:cstheme="minorHAnsi"/>
                <w:lang w:val="fr-FR"/>
              </w:rPr>
              <w:t>).</w:t>
            </w:r>
          </w:p>
        </w:tc>
      </w:tr>
    </w:tbl>
    <w:p w14:paraId="50AA7F1B" w14:textId="77777777" w:rsidR="00241AE2" w:rsidRPr="004E41DD" w:rsidRDefault="00241AE2" w:rsidP="00241AE2">
      <w:pPr>
        <w:spacing w:after="0"/>
        <w:rPr>
          <w:rFonts w:cstheme="minorHAnsi"/>
        </w:rPr>
      </w:pPr>
    </w:p>
    <w:p w14:paraId="37DB0C65" w14:textId="77777777" w:rsidR="00241AE2" w:rsidRDefault="00241AE2" w:rsidP="00241AE2">
      <w:pPr>
        <w:spacing w:after="0"/>
        <w:rPr>
          <w:b/>
          <w:bCs/>
        </w:rPr>
      </w:pPr>
      <w:r>
        <w:rPr>
          <w:b/>
          <w:bCs/>
        </w:rPr>
        <w:t>10. Le coma hyperosmolaire : (la RF) (P1 2025 T39)</w:t>
      </w:r>
    </w:p>
    <w:p w14:paraId="69775382" w14:textId="77777777" w:rsidR="00241AE2" w:rsidRDefault="00241AE2" w:rsidP="00241AE2">
      <w:pPr>
        <w:spacing w:after="0"/>
      </w:pPr>
      <w:r>
        <w:t>A. Est souvent observé chez le sujet dément</w:t>
      </w:r>
    </w:p>
    <w:p w14:paraId="21CB93BF" w14:textId="77777777" w:rsidR="00241AE2" w:rsidRDefault="00241AE2" w:rsidP="00241AE2">
      <w:pPr>
        <w:spacing w:after="0"/>
      </w:pPr>
      <w:r>
        <w:t>B. Il y a une hyperglycémie franche</w:t>
      </w:r>
    </w:p>
    <w:p w14:paraId="19EFC0FC" w14:textId="77777777" w:rsidR="00241AE2" w:rsidRDefault="00241AE2" w:rsidP="00241AE2">
      <w:pPr>
        <w:spacing w:after="0"/>
      </w:pPr>
      <w:r>
        <w:t>C. On observe un enfoncement oculaire et une sécheresse des muqueuses</w:t>
      </w:r>
    </w:p>
    <w:p w14:paraId="1DCB38AC" w14:textId="77777777" w:rsidR="00241AE2" w:rsidRDefault="00241AE2" w:rsidP="00241AE2">
      <w:pPr>
        <w:spacing w:after="0"/>
      </w:pPr>
      <w:r>
        <w:t>D. Il y a une hyper cétonémie majeure</w:t>
      </w:r>
    </w:p>
    <w:p w14:paraId="1849F002" w14:textId="77777777" w:rsidR="00241AE2" w:rsidRDefault="00241AE2" w:rsidP="00241AE2">
      <w:pPr>
        <w:spacing w:after="0"/>
      </w:pPr>
      <w:r>
        <w:t xml:space="preserve">E. Le traitement de base essentiellement sur la réhydratation </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3BF226B7" w14:textId="77777777" w:rsidTr="00773906">
        <w:tc>
          <w:tcPr>
            <w:tcW w:w="421" w:type="dxa"/>
          </w:tcPr>
          <w:p w14:paraId="6789482D"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D</w:t>
            </w:r>
          </w:p>
        </w:tc>
        <w:tc>
          <w:tcPr>
            <w:tcW w:w="9525" w:type="dxa"/>
          </w:tcPr>
          <w:p w14:paraId="18A2E32E"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Le coma hyperosmolaire se caractérise par une déshydratation majeure, un enfoncement oculaire et sécheresse des muqueuses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une hyperglycémie très franche (&gt; 6{ g/L})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 une hyperosmolarité, et est souvent observé chez le sujet âgé/dément (</w:t>
            </w:r>
            <w:r w:rsidRPr="00970654">
              <w:rPr>
                <w:rFonts w:ascii="sans-serif" w:eastAsia="sans-serif" w:hAnsi="sans-serif" w:cs="sans-serif"/>
                <w:b/>
                <w:bCs/>
                <w:color w:val="000000"/>
                <w:sz w:val="24"/>
                <w:szCs w:val="24"/>
                <w:lang w:eastAsia="zh-CN" w:bidi="ar"/>
              </w:rPr>
              <w:t>A</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est faux : il n'y a </w:t>
            </w:r>
            <w:r w:rsidRPr="00970654">
              <w:rPr>
                <w:rFonts w:ascii="sans-serif" w:eastAsia="sans-serif" w:hAnsi="sans-serif" w:cs="sans-serif"/>
                <w:b/>
                <w:bCs/>
                <w:color w:val="000000"/>
                <w:sz w:val="24"/>
                <w:szCs w:val="24"/>
                <w:lang w:eastAsia="zh-CN" w:bidi="ar"/>
              </w:rPr>
              <w:t>pas d'hypercétonémie majeure</w:t>
            </w:r>
            <w:r w:rsidRPr="00970654">
              <w:rPr>
                <w:rFonts w:ascii="sans-serif" w:eastAsia="sans-serif" w:hAnsi="sans-serif" w:cs="sans-serif"/>
                <w:color w:val="000000"/>
                <w:sz w:val="24"/>
                <w:szCs w:val="24"/>
                <w:lang w:eastAsia="zh-CN" w:bidi="ar"/>
              </w:rPr>
              <w:t xml:space="preserve"> (cétonémie absente ou minime), ce qui le différencie de l'acidocétose. </w:t>
            </w:r>
            <w:r>
              <w:rPr>
                <w:rFonts w:ascii="sans-serif" w:eastAsia="sans-serif" w:hAnsi="sans-serif" w:cs="sans-serif"/>
                <w:color w:val="000000"/>
                <w:sz w:val="24"/>
                <w:szCs w:val="24"/>
                <w:lang w:val="en-US" w:eastAsia="zh-CN" w:bidi="ar"/>
              </w:rPr>
              <w:t>Le traitement repose essentiellement sur la réhydratation (</w:t>
            </w:r>
            <w:r>
              <w:rPr>
                <w:rFonts w:ascii="sans-serif" w:eastAsia="sans-serif" w:hAnsi="sans-serif" w:cs="sans-serif"/>
                <w:b/>
                <w:bCs/>
                <w:color w:val="000000"/>
                <w:sz w:val="24"/>
                <w:szCs w:val="24"/>
                <w:lang w:val="en-US" w:eastAsia="zh-CN" w:bidi="ar"/>
              </w:rPr>
              <w:t>E</w:t>
            </w:r>
            <w:r>
              <w:rPr>
                <w:rFonts w:ascii="sans-serif" w:eastAsia="sans-serif" w:hAnsi="sans-serif" w:cs="sans-serif"/>
                <w:color w:val="000000"/>
                <w:sz w:val="24"/>
                <w:szCs w:val="24"/>
                <w:lang w:val="en-US" w:eastAsia="zh-CN" w:bidi="ar"/>
              </w:rPr>
              <w:t>).</w:t>
            </w:r>
          </w:p>
        </w:tc>
      </w:tr>
    </w:tbl>
    <w:p w14:paraId="53C40D80" w14:textId="77777777" w:rsidR="00241AE2" w:rsidRDefault="00241AE2" w:rsidP="00241AE2">
      <w:pPr>
        <w:spacing w:after="0"/>
        <w:rPr>
          <w:b/>
          <w:bCs/>
        </w:rPr>
      </w:pPr>
    </w:p>
    <w:p w14:paraId="2346CB3B" w14:textId="77777777" w:rsidR="00241AE2" w:rsidRDefault="00241AE2" w:rsidP="00241AE2">
      <w:pPr>
        <w:spacing w:after="0"/>
        <w:rPr>
          <w:b/>
          <w:bCs/>
        </w:rPr>
      </w:pPr>
      <w:r>
        <w:rPr>
          <w:b/>
          <w:bCs/>
        </w:rPr>
        <w:t>11. Tous ces signes orientent vers le diagnostic de coma hypoglycémique, sauf un : (P1 2025 T34)</w:t>
      </w:r>
    </w:p>
    <w:p w14:paraId="6DEF6734" w14:textId="77777777" w:rsidR="00241AE2" w:rsidRDefault="00241AE2" w:rsidP="00241AE2">
      <w:pPr>
        <w:spacing w:after="0"/>
      </w:pPr>
      <w:r>
        <w:t>A. Des crises convulsives</w:t>
      </w:r>
    </w:p>
    <w:p w14:paraId="14572EC1" w14:textId="77777777" w:rsidR="00241AE2" w:rsidRDefault="00241AE2" w:rsidP="00241AE2">
      <w:pPr>
        <w:spacing w:after="0"/>
      </w:pPr>
      <w:r>
        <w:t>B. Des sueurs</w:t>
      </w:r>
    </w:p>
    <w:p w14:paraId="6FA95523" w14:textId="77777777" w:rsidR="00241AE2" w:rsidRDefault="00241AE2" w:rsidP="00241AE2">
      <w:pPr>
        <w:spacing w:after="0"/>
      </w:pPr>
      <w:r>
        <w:t>C. Une agitation</w:t>
      </w:r>
    </w:p>
    <w:p w14:paraId="4E34144D" w14:textId="77777777" w:rsidR="00241AE2" w:rsidRDefault="00241AE2" w:rsidP="00241AE2">
      <w:pPr>
        <w:spacing w:after="0"/>
      </w:pPr>
      <w:r>
        <w:t>D. Une dyspnée de Kussmaul</w:t>
      </w:r>
    </w:p>
    <w:p w14:paraId="3EFBC017" w14:textId="77777777" w:rsidR="00241AE2" w:rsidRDefault="00241AE2" w:rsidP="00241AE2">
      <w:pPr>
        <w:spacing w:after="0"/>
      </w:pPr>
      <w:r>
        <w:t>E. Un traitement par insuline</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6937845B" w14:textId="77777777" w:rsidTr="00773906">
        <w:tc>
          <w:tcPr>
            <w:tcW w:w="421" w:type="dxa"/>
          </w:tcPr>
          <w:p w14:paraId="5B04FE55"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D</w:t>
            </w:r>
          </w:p>
        </w:tc>
        <w:tc>
          <w:tcPr>
            <w:tcW w:w="9525" w:type="dxa"/>
          </w:tcPr>
          <w:p w14:paraId="699DE3C2"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Les signes du coma hypoglycémique (hypo-adrénergique) sont l'agitation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les sueurs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 les crises convulsives (</w:t>
            </w:r>
            <w:r w:rsidRPr="00970654">
              <w:rPr>
                <w:rFonts w:ascii="sans-serif" w:eastAsia="sans-serif" w:hAnsi="sans-serif" w:cs="sans-serif"/>
                <w:b/>
                <w:bCs/>
                <w:color w:val="000000"/>
                <w:sz w:val="24"/>
                <w:szCs w:val="24"/>
                <w:lang w:eastAsia="zh-CN" w:bidi="ar"/>
              </w:rPr>
              <w:t>A</w:t>
            </w:r>
            <w:r w:rsidRPr="00970654">
              <w:rPr>
                <w:rFonts w:ascii="sans-serif" w:eastAsia="sans-serif" w:hAnsi="sans-serif" w:cs="sans-serif"/>
                <w:color w:val="000000"/>
                <w:sz w:val="24"/>
                <w:szCs w:val="24"/>
                <w:lang w:eastAsia="zh-CN" w:bidi="ar"/>
              </w:rPr>
              <w:t>), les tremblements, etc. La </w:t>
            </w:r>
            <w:r w:rsidRPr="00970654">
              <w:rPr>
                <w:rFonts w:ascii="sans-serif" w:eastAsia="sans-serif" w:hAnsi="sans-serif" w:cs="sans-serif"/>
                <w:b/>
                <w:bCs/>
                <w:color w:val="000000"/>
                <w:sz w:val="24"/>
                <w:szCs w:val="24"/>
                <w:lang w:eastAsia="zh-CN" w:bidi="ar"/>
              </w:rPr>
              <w:t>dyspnée de Kussmaul</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est une respiration ample et profonde, un signe classique de l'</w:t>
            </w:r>
            <w:r w:rsidRPr="00970654">
              <w:rPr>
                <w:rFonts w:ascii="sans-serif" w:eastAsia="sans-serif" w:hAnsi="sans-serif" w:cs="sans-serif"/>
                <w:b/>
                <w:bCs/>
                <w:color w:val="000000"/>
                <w:sz w:val="24"/>
                <w:szCs w:val="24"/>
                <w:lang w:eastAsia="zh-CN" w:bidi="ar"/>
              </w:rPr>
              <w:t>Acidocétose Diabétique</w:t>
            </w:r>
            <w:r w:rsidRPr="00970654">
              <w:rPr>
                <w:rFonts w:ascii="sans-serif" w:eastAsia="sans-serif" w:hAnsi="sans-serif" w:cs="sans-serif"/>
                <w:color w:val="000000"/>
                <w:sz w:val="24"/>
                <w:szCs w:val="24"/>
                <w:lang w:eastAsia="zh-CN" w:bidi="ar"/>
              </w:rPr>
              <w:t> (et donc d'hyperglycémie). </w:t>
            </w:r>
            <w:r>
              <w:rPr>
                <w:rFonts w:ascii="sans-serif" w:eastAsia="sans-serif" w:hAnsi="sans-serif" w:cs="sans-serif"/>
                <w:b/>
                <w:bCs/>
                <w:color w:val="000000"/>
                <w:sz w:val="24"/>
                <w:szCs w:val="24"/>
                <w:lang w:val="en-US" w:eastAsia="zh-CN" w:bidi="ar"/>
              </w:rPr>
              <w:t>E</w:t>
            </w:r>
            <w:r>
              <w:rPr>
                <w:rFonts w:ascii="sans-serif" w:eastAsia="sans-serif" w:hAnsi="sans-serif" w:cs="sans-serif"/>
                <w:color w:val="000000"/>
                <w:sz w:val="24"/>
                <w:szCs w:val="24"/>
                <w:lang w:val="en-US" w:eastAsia="zh-CN" w:bidi="ar"/>
              </w:rPr>
              <w:t> est vrai (patient sous insuline).</w:t>
            </w:r>
          </w:p>
        </w:tc>
      </w:tr>
    </w:tbl>
    <w:p w14:paraId="11DD9311" w14:textId="77777777" w:rsidR="00241AE2" w:rsidRDefault="00241AE2" w:rsidP="00241AE2">
      <w:pPr>
        <w:spacing w:after="0"/>
      </w:pPr>
    </w:p>
    <w:p w14:paraId="7C5FBE40" w14:textId="77777777" w:rsidR="00241AE2" w:rsidRDefault="00241AE2" w:rsidP="00241AE2">
      <w:pPr>
        <w:spacing w:after="0"/>
        <w:rPr>
          <w:b/>
          <w:bCs/>
        </w:rPr>
      </w:pPr>
      <w:r>
        <w:rPr>
          <w:b/>
          <w:bCs/>
        </w:rPr>
        <w:t>12. Une acidocétose diabétique peut être responsable de (la RJ) (P1 2025 T32)</w:t>
      </w:r>
    </w:p>
    <w:p w14:paraId="00129D9B" w14:textId="77777777" w:rsidR="00241AE2" w:rsidRDefault="00241AE2" w:rsidP="00241AE2">
      <w:pPr>
        <w:spacing w:after="0"/>
      </w:pPr>
      <w:r>
        <w:t>A. Un syndrome abdominal pseudo-chirurgical</w:t>
      </w:r>
    </w:p>
    <w:p w14:paraId="6534FCA0" w14:textId="77777777" w:rsidR="00241AE2" w:rsidRDefault="00241AE2" w:rsidP="00241AE2">
      <w:pPr>
        <w:spacing w:after="0"/>
      </w:pPr>
      <w:r>
        <w:t>B. Un choc hypovolémique</w:t>
      </w:r>
    </w:p>
    <w:p w14:paraId="3CCC849B" w14:textId="77777777" w:rsidR="00241AE2" w:rsidRDefault="00241AE2" w:rsidP="00241AE2">
      <w:pPr>
        <w:spacing w:after="0"/>
      </w:pPr>
      <w:r>
        <w:t>C. Une déshydratation globale.</w:t>
      </w:r>
    </w:p>
    <w:p w14:paraId="0D0806CD" w14:textId="77777777" w:rsidR="00241AE2" w:rsidRDefault="00241AE2" w:rsidP="00241AE2">
      <w:pPr>
        <w:spacing w:after="0"/>
      </w:pPr>
      <w:r>
        <w:t>D. Une hypothermie.</w:t>
      </w:r>
    </w:p>
    <w:p w14:paraId="07F9ADCF" w14:textId="77777777" w:rsidR="00241AE2" w:rsidRDefault="00241AE2" w:rsidP="00241AE2">
      <w:pPr>
        <w:spacing w:after="0"/>
      </w:pPr>
      <w:r>
        <w:t>E. Toutes ces propositions sont justes.</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2F9B1B15" w14:textId="77777777" w:rsidTr="00773906">
        <w:tc>
          <w:tcPr>
            <w:tcW w:w="421" w:type="dxa"/>
          </w:tcPr>
          <w:p w14:paraId="108D8EAE"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E</w:t>
            </w:r>
          </w:p>
        </w:tc>
        <w:tc>
          <w:tcPr>
            <w:tcW w:w="9525" w:type="dxa"/>
          </w:tcPr>
          <w:p w14:paraId="21A770B2"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L'acidocétose diabétique est une urgence métabolique : elle peut donner des douleurs abdominales simulant un abdomen chirurgical (</w:t>
            </w:r>
            <w:r w:rsidRPr="00970654">
              <w:rPr>
                <w:rFonts w:ascii="sans-serif" w:eastAsia="sans-serif" w:hAnsi="sans-serif" w:cs="sans-serif"/>
                <w:b/>
                <w:bCs/>
                <w:color w:val="000000"/>
                <w:sz w:val="24"/>
                <w:szCs w:val="24"/>
                <w:lang w:eastAsia="zh-CN" w:bidi="ar"/>
              </w:rPr>
              <w:t>A</w:t>
            </w:r>
            <w:r w:rsidRPr="00970654">
              <w:rPr>
                <w:rFonts w:ascii="sans-serif" w:eastAsia="sans-serif" w:hAnsi="sans-serif" w:cs="sans-serif"/>
                <w:color w:val="000000"/>
                <w:sz w:val="24"/>
                <w:szCs w:val="24"/>
                <w:lang w:eastAsia="zh-CN" w:bidi="ar"/>
              </w:rPr>
              <w:t>), entraîner un choc hypovolémique par déshydratation sévère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 une déshydratation globale par polyurie osmotique et vomissements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et une augmentation des enzymes musculaires. L'hypothermie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peut être présente mais le </w:t>
            </w:r>
            <w:r w:rsidRPr="00970654">
              <w:rPr>
                <w:rFonts w:ascii="sans-serif" w:eastAsia="sans-serif" w:hAnsi="sans-serif" w:cs="sans-serif"/>
                <w:b/>
                <w:bCs/>
                <w:color w:val="000000"/>
                <w:sz w:val="24"/>
                <w:szCs w:val="24"/>
                <w:lang w:eastAsia="zh-CN" w:bidi="ar"/>
              </w:rPr>
              <w:t>système nerveux central est dépressé</w:t>
            </w:r>
            <w:r w:rsidRPr="00970654">
              <w:rPr>
                <w:rFonts w:ascii="sans-serif" w:eastAsia="sans-serif" w:hAnsi="sans-serif" w:cs="sans-serif"/>
                <w:color w:val="000000"/>
                <w:sz w:val="24"/>
                <w:szCs w:val="24"/>
                <w:lang w:eastAsia="zh-CN" w:bidi="ar"/>
              </w:rPr>
              <w:t> (contrairement à l'agitation de l'hypoglycémie). .</w:t>
            </w:r>
          </w:p>
        </w:tc>
      </w:tr>
    </w:tbl>
    <w:p w14:paraId="6C6AB3DE" w14:textId="77777777" w:rsidR="00241AE2" w:rsidRDefault="00241AE2" w:rsidP="00241AE2">
      <w:pPr>
        <w:spacing w:after="0"/>
      </w:pPr>
    </w:p>
    <w:p w14:paraId="5483312D" w14:textId="77777777" w:rsidR="00241AE2" w:rsidRDefault="00241AE2" w:rsidP="00241AE2">
      <w:pPr>
        <w:spacing w:after="0"/>
        <w:rPr>
          <w:b/>
          <w:bCs/>
        </w:rPr>
      </w:pPr>
      <w:r>
        <w:rPr>
          <w:b/>
          <w:bCs/>
        </w:rPr>
        <w:t>13. L'hypoglycémie chez le diabétique sous Insuline peut être dû à : (la RF) (P1 2025 T28)</w:t>
      </w:r>
    </w:p>
    <w:p w14:paraId="480269FB" w14:textId="77777777" w:rsidR="00241AE2" w:rsidRDefault="00241AE2" w:rsidP="00241AE2">
      <w:pPr>
        <w:spacing w:after="0"/>
      </w:pPr>
      <w:r>
        <w:t>A. Un saut de repas</w:t>
      </w:r>
    </w:p>
    <w:p w14:paraId="1FA8ABD6" w14:textId="77777777" w:rsidR="00241AE2" w:rsidRDefault="00241AE2" w:rsidP="00241AE2">
      <w:pPr>
        <w:spacing w:after="0"/>
      </w:pPr>
      <w:r>
        <w:t>S. Un effort inhabituel</w:t>
      </w:r>
    </w:p>
    <w:p w14:paraId="24D4E891" w14:textId="77777777" w:rsidR="00241AE2" w:rsidRDefault="00241AE2" w:rsidP="00241AE2">
      <w:pPr>
        <w:spacing w:after="0"/>
      </w:pPr>
      <w:r>
        <w:t>C. La présence de lipodystrophies</w:t>
      </w:r>
    </w:p>
    <w:p w14:paraId="16EAC284" w14:textId="77777777" w:rsidR="00241AE2" w:rsidRDefault="00241AE2" w:rsidP="00241AE2">
      <w:pPr>
        <w:spacing w:after="0"/>
      </w:pPr>
      <w:r>
        <w:t>D. Une dose d'insuline trop forte</w:t>
      </w:r>
    </w:p>
    <w:p w14:paraId="47351280" w14:textId="77777777" w:rsidR="00241AE2" w:rsidRDefault="00241AE2" w:rsidP="00241AE2">
      <w:pPr>
        <w:spacing w:after="0"/>
      </w:pPr>
      <w:r>
        <w:lastRenderedPageBreak/>
        <w:t>D. La prise de corticoïde</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0B47856D" w14:textId="77777777" w:rsidTr="00773906">
        <w:tc>
          <w:tcPr>
            <w:tcW w:w="421" w:type="dxa"/>
          </w:tcPr>
          <w:p w14:paraId="5A139C74" w14:textId="77777777" w:rsidR="00241AE2" w:rsidRDefault="00241AE2" w:rsidP="00773906">
            <w:pPr>
              <w:spacing w:line="23" w:lineRule="atLeast"/>
              <w:rPr>
                <w:rFonts w:ascii="sans-serif" w:eastAsia="sans-serif" w:hAnsi="sans-serif" w:cs="sans-serif"/>
                <w:color w:val="000000"/>
                <w:lang w:val="en-US"/>
              </w:rPr>
            </w:pPr>
            <w:r>
              <w:rPr>
                <w:rFonts w:ascii="sans-serif" w:eastAsia="sans-serif" w:hAnsi="sans-serif" w:cs="sans-serif"/>
                <w:b/>
                <w:bCs/>
                <w:color w:val="000000"/>
                <w:sz w:val="24"/>
                <w:szCs w:val="24"/>
                <w:lang w:val="en-US"/>
              </w:rPr>
              <w:t>E</w:t>
            </w:r>
          </w:p>
        </w:tc>
        <w:tc>
          <w:tcPr>
            <w:tcW w:w="9525" w:type="dxa"/>
          </w:tcPr>
          <w:p w14:paraId="3D65F3D2"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 xml:space="preserve"> la prise de </w:t>
            </w:r>
            <w:r w:rsidRPr="00970654">
              <w:rPr>
                <w:rFonts w:ascii="sans-serif" w:eastAsia="sans-serif" w:hAnsi="sans-serif" w:cs="sans-serif"/>
                <w:b/>
                <w:bCs/>
                <w:color w:val="000000"/>
                <w:sz w:val="24"/>
                <w:szCs w:val="24"/>
                <w:lang w:eastAsia="zh-CN" w:bidi="ar"/>
              </w:rPr>
              <w:t>corticoïdes</w:t>
            </w:r>
            <w:r w:rsidRPr="00970654">
              <w:rPr>
                <w:rFonts w:ascii="sans-serif" w:eastAsia="sans-serif" w:hAnsi="sans-serif" w:cs="sans-serif"/>
                <w:color w:val="000000"/>
                <w:sz w:val="24"/>
                <w:szCs w:val="24"/>
                <w:lang w:eastAsia="zh-CN" w:bidi="ar"/>
              </w:rPr>
              <w:t> (glucocorticoïdes) est </w:t>
            </w:r>
            <w:r w:rsidRPr="00970654">
              <w:rPr>
                <w:rFonts w:ascii="sans-serif" w:eastAsia="sans-serif" w:hAnsi="sans-serif" w:cs="sans-serif"/>
                <w:b/>
                <w:bCs/>
                <w:color w:val="000000"/>
                <w:sz w:val="24"/>
                <w:szCs w:val="24"/>
                <w:lang w:eastAsia="zh-CN" w:bidi="ar"/>
              </w:rPr>
              <w:t>hyperglycémiante</w:t>
            </w:r>
            <w:r w:rsidRPr="00970654">
              <w:rPr>
                <w:rFonts w:ascii="sans-serif" w:eastAsia="sans-serif" w:hAnsi="sans-serif" w:cs="sans-serif"/>
                <w:color w:val="000000"/>
                <w:sz w:val="24"/>
                <w:szCs w:val="24"/>
                <w:lang w:eastAsia="zh-CN" w:bidi="ar"/>
              </w:rPr>
              <w:t> (elle augmente la résistance à l'insuline et la néoglucogenèse), elle est donc une cause d'hyperglycémie et de déséquilibre du diabète.</w:t>
            </w:r>
          </w:p>
        </w:tc>
      </w:tr>
    </w:tbl>
    <w:p w14:paraId="51D65AAC" w14:textId="77777777" w:rsidR="00241AE2" w:rsidRDefault="00241AE2" w:rsidP="00241AE2">
      <w:pPr>
        <w:spacing w:after="0"/>
      </w:pPr>
    </w:p>
    <w:p w14:paraId="27615B8B"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14</w:t>
      </w:r>
      <w:r w:rsidRPr="00C77F5E">
        <w:rPr>
          <w:rFonts w:ascii="Calibri" w:hAnsi="Calibri" w:cs="Calibri"/>
          <w:b/>
          <w:bCs/>
        </w:rPr>
        <w:t>. La réanimation du coma hyperosmolaire nécessite : (La ou les réponses justes) (RATT 2024 T10)</w:t>
      </w:r>
    </w:p>
    <w:p w14:paraId="5D019BEA"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L'administration initiale de sérum salé à 9%.</w:t>
      </w:r>
    </w:p>
    <w:p w14:paraId="21C75798"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L'administration horaire de l'insuline rapide.</w:t>
      </w:r>
    </w:p>
    <w:p w14:paraId="7778382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L'administration de sérum bicarbonaté à 14%.</w:t>
      </w:r>
    </w:p>
    <w:p w14:paraId="5A0F63D8"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L'arrêt de l'insuline lorsque la glycémie atteint 3 g/L.</w:t>
      </w:r>
    </w:p>
    <w:p w14:paraId="1B76457D"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L'administration de l'héparine à bas poids moléculaire à dose hypocoagulante.</w:t>
      </w:r>
    </w:p>
    <w:tbl>
      <w:tblPr>
        <w:tblStyle w:val="TableGrid"/>
        <w:tblW w:w="10274" w:type="dxa"/>
        <w:tblInd w:w="-19" w:type="dxa"/>
        <w:tblLook w:val="04A0" w:firstRow="1" w:lastRow="0" w:firstColumn="1" w:lastColumn="0" w:noHBand="0" w:noVBand="1"/>
      </w:tblPr>
      <w:tblGrid>
        <w:gridCol w:w="514"/>
        <w:gridCol w:w="9760"/>
      </w:tblGrid>
      <w:tr w:rsidR="00241AE2" w:rsidRPr="00C77F5E" w14:paraId="36CB9C2A" w14:textId="77777777" w:rsidTr="00773906">
        <w:trPr>
          <w:trHeight w:val="5443"/>
        </w:trPr>
        <w:tc>
          <w:tcPr>
            <w:tcW w:w="514" w:type="dxa"/>
          </w:tcPr>
          <w:p w14:paraId="23549518" w14:textId="77777777" w:rsidR="00241AE2" w:rsidRPr="00C77F5E" w:rsidRDefault="00241AE2" w:rsidP="00773906">
            <w:pPr>
              <w:spacing w:line="20" w:lineRule="atLeast"/>
              <w:contextualSpacing/>
              <w:jc w:val="center"/>
              <w:rPr>
                <w:rFonts w:ascii="Calibri" w:hAnsi="Calibri" w:cs="Calibri"/>
                <w:b/>
                <w:bCs/>
                <w:sz w:val="24"/>
                <w:szCs w:val="24"/>
              </w:rPr>
            </w:pPr>
            <w:r w:rsidRPr="00C77F5E">
              <w:rPr>
                <w:rFonts w:ascii="Calibri" w:hAnsi="Calibri" w:cs="Calibri"/>
                <w:b/>
                <w:bCs/>
                <w:sz w:val="24"/>
                <w:szCs w:val="24"/>
              </w:rPr>
              <w:t>AB</w:t>
            </w:r>
          </w:p>
        </w:tc>
        <w:tc>
          <w:tcPr>
            <w:tcW w:w="9760" w:type="dxa"/>
          </w:tcPr>
          <w:p w14:paraId="7EE87489" w14:textId="77777777" w:rsidR="00241AE2" w:rsidRPr="00C77F5E" w:rsidRDefault="00241AE2" w:rsidP="00773906">
            <w:pPr>
              <w:spacing w:line="20" w:lineRule="atLeast"/>
              <w:contextualSpacing/>
              <w:jc w:val="center"/>
              <w:rPr>
                <w:rFonts w:ascii="Calibri" w:hAnsi="Calibri" w:cs="Calibri"/>
                <w:b/>
                <w:bCs/>
                <w:i/>
                <w:iCs/>
                <w:sz w:val="44"/>
                <w:szCs w:val="44"/>
                <w:u w:val="single"/>
              </w:rPr>
            </w:pPr>
            <w:r w:rsidRPr="00C77F5E">
              <w:rPr>
                <w:rFonts w:ascii="Calibri" w:hAnsi="Calibri" w:cs="Calibri"/>
                <w:b/>
                <w:bCs/>
                <w:i/>
                <w:iCs/>
                <w:noProof/>
                <w:sz w:val="44"/>
                <w:szCs w:val="44"/>
                <w:u w:val="single"/>
              </w:rPr>
              <w:drawing>
                <wp:inline distT="0" distB="0" distL="0" distR="0" wp14:anchorId="05331901" wp14:editId="1452EDF1">
                  <wp:extent cx="4895850" cy="3457575"/>
                  <wp:effectExtent l="0" t="0" r="0" b="9525"/>
                  <wp:docPr id="54845988" name="Pictur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988" name="Picture 2" descr="Une image contenant texte, capture d’écran, Police&#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4895850" cy="3457575"/>
                          </a:xfrm>
                          <a:prstGeom prst="rect">
                            <a:avLst/>
                          </a:prstGeom>
                        </pic:spPr>
                      </pic:pic>
                    </a:graphicData>
                  </a:graphic>
                </wp:inline>
              </w:drawing>
            </w:r>
          </w:p>
        </w:tc>
      </w:tr>
    </w:tbl>
    <w:p w14:paraId="3C32BC6B" w14:textId="77777777" w:rsidR="00241AE2" w:rsidRPr="00C77F5E" w:rsidRDefault="00241AE2" w:rsidP="00241AE2">
      <w:pPr>
        <w:spacing w:line="20" w:lineRule="atLeast"/>
        <w:contextualSpacing/>
        <w:rPr>
          <w:rFonts w:ascii="Calibri" w:hAnsi="Calibri" w:cs="Calibri"/>
          <w:b/>
          <w:bCs/>
        </w:rPr>
      </w:pPr>
    </w:p>
    <w:p w14:paraId="01732174"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15</w:t>
      </w:r>
      <w:r w:rsidRPr="00C77F5E">
        <w:rPr>
          <w:rFonts w:ascii="Calibri" w:hAnsi="Calibri" w:cs="Calibri"/>
          <w:b/>
          <w:bCs/>
        </w:rPr>
        <w:t>. Dans les complications métaboliques aiguës susceptibles d'être observées au cours d'un diabète sucré : (RATT 2024 T6)</w:t>
      </w:r>
    </w:p>
    <w:p w14:paraId="38D704AE"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1. Dans les états hyperosmolaires, les signes de déshydratation sont au premier plan.</w:t>
      </w:r>
    </w:p>
    <w:p w14:paraId="2BDB6121"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2. L'acidocétose diabétique ne simule jamais de tableau chirurgical, en particulier chez l'enfant.</w:t>
      </w:r>
    </w:p>
    <w:p w14:paraId="1A29ECBB"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3. La correction des électrolytes, particulièrement la kaliémie, se fait toujours après une insulinothérapie intraveineuse adéquate.</w:t>
      </w:r>
    </w:p>
    <w:p w14:paraId="556B8F2F"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4. L'hypoglycémie chez un patient diabétique inconscient se corrige généralement avec 15 g de sucre.</w:t>
      </w:r>
    </w:p>
    <w:p w14:paraId="1A60E255"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5. Dans l'acidocétose diabétique, la tachypnée est souvent présente, associée à des signes digestifs.</w:t>
      </w:r>
    </w:p>
    <w:p w14:paraId="11D78BB5"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(2+3)                         B (1+3)                            C (1+5)                     D (3+4)                      E (2+5)</w:t>
      </w:r>
    </w:p>
    <w:tbl>
      <w:tblPr>
        <w:tblStyle w:val="TableGrid"/>
        <w:tblW w:w="10184" w:type="dxa"/>
        <w:tblInd w:w="-19" w:type="dxa"/>
        <w:tblLook w:val="04A0" w:firstRow="1" w:lastRow="0" w:firstColumn="1" w:lastColumn="0" w:noHBand="0" w:noVBand="1"/>
      </w:tblPr>
      <w:tblGrid>
        <w:gridCol w:w="386"/>
        <w:gridCol w:w="9798"/>
      </w:tblGrid>
      <w:tr w:rsidR="00241AE2" w:rsidRPr="00C77F5E" w14:paraId="5BEAC47C" w14:textId="77777777" w:rsidTr="00773906">
        <w:trPr>
          <w:trHeight w:val="140"/>
        </w:trPr>
        <w:tc>
          <w:tcPr>
            <w:tcW w:w="386" w:type="dxa"/>
          </w:tcPr>
          <w:p w14:paraId="15175468"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C</w:t>
            </w:r>
          </w:p>
        </w:tc>
        <w:tc>
          <w:tcPr>
            <w:tcW w:w="9798" w:type="dxa"/>
          </w:tcPr>
          <w:p w14:paraId="3B0DCF5B"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xml:space="preserve">-l’acidocétose diabétique peut simuler un tableau chirurgical surtout chez l’enfant </w:t>
            </w:r>
          </w:p>
          <w:p w14:paraId="1BD8AB08"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xml:space="preserve">-il faut toujours corriger les désordres potassiques avant de commencer l’insulinothérapie pour éviter l’hypokaliémie et ses complications cardiaques  </w:t>
            </w:r>
          </w:p>
          <w:p w14:paraId="622604A2"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-l’hypoglycémie Chez un patient non conscient et/ou incapable de</w:t>
            </w:r>
          </w:p>
          <w:p w14:paraId="678C9391"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Déglutir se corrige par une injection intraveineuse directe de 2 à 4 ampoules</w:t>
            </w:r>
          </w:p>
          <w:p w14:paraId="1705FDEA" w14:textId="77777777" w:rsidR="00241AE2" w:rsidRPr="00C77F5E" w:rsidRDefault="00241AE2" w:rsidP="00773906">
            <w:pPr>
              <w:spacing w:line="20" w:lineRule="atLeast"/>
              <w:contextualSpacing/>
              <w:rPr>
                <w:rFonts w:ascii="Calibri" w:hAnsi="Calibri" w:cs="Calibri"/>
                <w:sz w:val="28"/>
                <w:szCs w:val="28"/>
              </w:rPr>
            </w:pPr>
            <w:r w:rsidRPr="00C77F5E">
              <w:rPr>
                <w:rFonts w:ascii="Calibri" w:hAnsi="Calibri" w:cs="Calibri"/>
                <w:sz w:val="24"/>
                <w:szCs w:val="24"/>
              </w:rPr>
              <w:t>de glucosé hypertonique à 30 % (G30 %)</w:t>
            </w:r>
          </w:p>
        </w:tc>
      </w:tr>
    </w:tbl>
    <w:p w14:paraId="5880B804" w14:textId="77777777" w:rsidR="00241AE2" w:rsidRPr="00C77F5E" w:rsidRDefault="00241AE2" w:rsidP="00241AE2">
      <w:pPr>
        <w:spacing w:line="20" w:lineRule="atLeast"/>
        <w:contextualSpacing/>
        <w:rPr>
          <w:rFonts w:ascii="Calibri" w:hAnsi="Calibri" w:cs="Calibri"/>
          <w:b/>
          <w:bCs/>
        </w:rPr>
      </w:pPr>
    </w:p>
    <w:p w14:paraId="5D204BAA"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b/>
          <w:bCs/>
        </w:rPr>
        <w:t>Cas clinique N°1 (RATT 2024 T1)</w:t>
      </w:r>
    </w:p>
    <w:p w14:paraId="3B03AD46"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 xml:space="preserve">Madame A.B, âgée de 25 ans, est admise aux urgences pour altération de l'état général avec vomissements et douleurs abdominales. En un mois, elle a perdu 6 kg (elle pèse 54 kg pour 168 cm). Elle buvait ces derniers jours près de 5 litres d'eau par jour et urinait très souvent. Elle n'a aucun autre antécédent pathologique. Elle est normalement réglée sous contraceptifs oraux et ne fume pas. À l'examen clinique : asthénie, un peu confuse et </w:t>
      </w:r>
      <w:r w:rsidRPr="00C77F5E">
        <w:rPr>
          <w:rFonts w:ascii="Calibri" w:hAnsi="Calibri" w:cs="Calibri"/>
        </w:rPr>
        <w:lastRenderedPageBreak/>
        <w:t>obnubilée, la pression artérielle est à 90/50 mmHg ; le pouls à 100/min ; la fréquence respiratoire à 26 cycles/min ; la température à 37,9°C. Les extrémités sont froides, la langue sèche, il existe un pli cutané. L'auscultation cardio-pulmonaire est sans particularité : pas de signes d'insuffisance cardiaque droite. L'abdomen est souple sans masse palpable. Les bruits hydro-aériques sont perçus. L'examen neurologique sans anomalie.</w:t>
      </w:r>
    </w:p>
    <w:p w14:paraId="171B1B37"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Biologie : Glycémie capillaire à 3,9 g/L ; NFS : hémoglobine : 14 g/100 mL ; GB : 15 000/mm³ ; sérum lactescent ; Na+ : 140 mmol/L ; K+ : 5,3 mmol/L ; Cl- : 110 mmol/L ; HCO3- : 12 mmol/L ; pH : 7,2 ; urée : 23 mmol/L ; créatinine : 150 µmol/L. BU : glucose ++++, acétone ++++.</w:t>
      </w:r>
    </w:p>
    <w:p w14:paraId="05EFDD15" w14:textId="77777777" w:rsidR="00241AE2" w:rsidRPr="00C77F5E" w:rsidRDefault="00241AE2" w:rsidP="00241AE2">
      <w:pPr>
        <w:spacing w:line="20" w:lineRule="atLeast"/>
        <w:contextualSpacing/>
        <w:rPr>
          <w:rFonts w:ascii="Calibri" w:hAnsi="Calibri" w:cs="Calibri"/>
        </w:rPr>
      </w:pPr>
    </w:p>
    <w:p w14:paraId="5E0128C6"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b/>
          <w:bCs/>
        </w:rPr>
        <w:t>1</w:t>
      </w:r>
      <w:r>
        <w:rPr>
          <w:rFonts w:ascii="Calibri" w:hAnsi="Calibri" w:cs="Calibri"/>
          <w:b/>
          <w:bCs/>
        </w:rPr>
        <w:t>6</w:t>
      </w:r>
      <w:r w:rsidRPr="00C77F5E">
        <w:rPr>
          <w:rFonts w:ascii="Calibri" w:hAnsi="Calibri" w:cs="Calibri"/>
          <w:b/>
          <w:bCs/>
        </w:rPr>
        <w:t>. Quel diagnostic évoquez-vous ?</w:t>
      </w:r>
    </w:p>
    <w:p w14:paraId="6D860BF8"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 xml:space="preserve">   A. Coma hyperosmolaire.</w:t>
      </w:r>
    </w:p>
    <w:p w14:paraId="4A861357"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 xml:space="preserve">   B. Cétose diabétique.</w:t>
      </w:r>
    </w:p>
    <w:p w14:paraId="14A0E05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 xml:space="preserve">   C. Cétoacidose diabétique.</w:t>
      </w:r>
    </w:p>
    <w:p w14:paraId="7ACAA35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 xml:space="preserve">   D. Cétose de jeûne.</w:t>
      </w:r>
    </w:p>
    <w:p w14:paraId="4AE8727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 xml:space="preserve">   E. Acidose lactique.</w:t>
      </w:r>
    </w:p>
    <w:tbl>
      <w:tblPr>
        <w:tblStyle w:val="TableGrid"/>
        <w:tblW w:w="10454" w:type="dxa"/>
        <w:tblInd w:w="-19" w:type="dxa"/>
        <w:tblLook w:val="04A0" w:firstRow="1" w:lastRow="0" w:firstColumn="1" w:lastColumn="0" w:noHBand="0" w:noVBand="1"/>
      </w:tblPr>
      <w:tblGrid>
        <w:gridCol w:w="386"/>
        <w:gridCol w:w="10068"/>
      </w:tblGrid>
      <w:tr w:rsidR="00241AE2" w:rsidRPr="00C77F5E" w14:paraId="2CB293AE" w14:textId="77777777" w:rsidTr="00773906">
        <w:trPr>
          <w:trHeight w:val="1709"/>
        </w:trPr>
        <w:tc>
          <w:tcPr>
            <w:tcW w:w="386" w:type="dxa"/>
          </w:tcPr>
          <w:p w14:paraId="527BBB1C"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C</w:t>
            </w:r>
          </w:p>
        </w:tc>
        <w:tc>
          <w:tcPr>
            <w:tcW w:w="10068" w:type="dxa"/>
          </w:tcPr>
          <w:p w14:paraId="6FC5FB62"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b/>
                <w:bCs/>
                <w:sz w:val="24"/>
                <w:szCs w:val="24"/>
              </w:rPr>
              <w:t>Définition de la céto-acidose diabétique :</w:t>
            </w:r>
          </w:p>
          <w:p w14:paraId="1949D31E"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Il s’agit d’un désordre métabolique, hydrique et électrolytique caractérisé par : </w:t>
            </w:r>
          </w:p>
          <w:p w14:paraId="4034EAC2"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xml:space="preserve">      -Glycémie</w:t>
            </w:r>
            <w:r w:rsidRPr="00C77F5E">
              <w:rPr>
                <w:rFonts w:ascii="Calibri" w:hAnsi="Calibri" w:cs="Calibri"/>
                <w:sz w:val="24"/>
                <w:szCs w:val="24"/>
              </w:rPr>
              <w:t xml:space="preserve"> ≥ </w:t>
            </w:r>
            <w:r w:rsidRPr="00C77F5E">
              <w:rPr>
                <w:rFonts w:ascii="Calibri" w:hAnsi="Calibri" w:cs="Calibri"/>
                <w:b/>
                <w:bCs/>
                <w:sz w:val="24"/>
                <w:szCs w:val="24"/>
              </w:rPr>
              <w:t>2,5g/l</w:t>
            </w:r>
          </w:p>
          <w:p w14:paraId="491EEB8B"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xml:space="preserve">      -Cétonémie &gt; 3 mmol/l ou cétonurie positive (≥ ++)</w:t>
            </w:r>
          </w:p>
          <w:p w14:paraId="423F0FE2"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xml:space="preserve">      -glycosurie ≥ ++</w:t>
            </w:r>
          </w:p>
          <w:p w14:paraId="08512985" w14:textId="77777777" w:rsidR="00241AE2" w:rsidRPr="00C77F5E" w:rsidRDefault="00241AE2" w:rsidP="00773906">
            <w:pPr>
              <w:spacing w:line="20" w:lineRule="atLeast"/>
              <w:contextualSpacing/>
              <w:rPr>
                <w:rFonts w:ascii="Calibri" w:hAnsi="Calibri" w:cs="Calibri"/>
                <w:sz w:val="28"/>
                <w:szCs w:val="28"/>
              </w:rPr>
            </w:pPr>
            <w:r w:rsidRPr="00C77F5E">
              <w:rPr>
                <w:rFonts w:ascii="Calibri" w:hAnsi="Calibri" w:cs="Calibri"/>
                <w:b/>
                <w:bCs/>
                <w:sz w:val="24"/>
                <w:szCs w:val="24"/>
              </w:rPr>
              <w:t xml:space="preserve">      -acidose (pH artériel &lt; 7,30)</w:t>
            </w:r>
          </w:p>
        </w:tc>
      </w:tr>
    </w:tbl>
    <w:p w14:paraId="59D8552C" w14:textId="77777777" w:rsidR="00241AE2" w:rsidRPr="00C77F5E" w:rsidRDefault="00241AE2" w:rsidP="00241AE2">
      <w:pPr>
        <w:spacing w:line="20" w:lineRule="atLeast"/>
        <w:contextualSpacing/>
        <w:rPr>
          <w:rFonts w:ascii="Calibri" w:hAnsi="Calibri" w:cs="Calibri"/>
        </w:rPr>
      </w:pPr>
    </w:p>
    <w:p w14:paraId="5B486674"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17</w:t>
      </w:r>
      <w:r w:rsidRPr="00C77F5E">
        <w:rPr>
          <w:rFonts w:ascii="Calibri" w:hAnsi="Calibri" w:cs="Calibri"/>
          <w:b/>
          <w:bCs/>
        </w:rPr>
        <w:t>. Les signes cliniques de déshydratation extracellulaire sont :</w:t>
      </w:r>
    </w:p>
    <w:p w14:paraId="038F587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1. Sécheresse des muqueuses.</w:t>
      </w:r>
    </w:p>
    <w:p w14:paraId="2D40BAE6"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2. Pli cutané.</w:t>
      </w:r>
    </w:p>
    <w:p w14:paraId="274EC6D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3. Hypotension.</w:t>
      </w:r>
    </w:p>
    <w:p w14:paraId="142F3CA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4. Soif intense.</w:t>
      </w:r>
    </w:p>
    <w:p w14:paraId="73360FD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5. Perte de poids.</w:t>
      </w:r>
    </w:p>
    <w:p w14:paraId="7C0A3751" w14:textId="77777777" w:rsidR="00241AE2" w:rsidRPr="00C77F5E" w:rsidRDefault="00241AE2" w:rsidP="00241AE2">
      <w:pPr>
        <w:spacing w:line="20" w:lineRule="atLeast"/>
        <w:contextualSpacing/>
        <w:jc w:val="center"/>
        <w:rPr>
          <w:rFonts w:ascii="Calibri" w:hAnsi="Calibri" w:cs="Calibri"/>
        </w:rPr>
      </w:pPr>
      <w:r w:rsidRPr="00C77F5E">
        <w:rPr>
          <w:rFonts w:ascii="Calibri" w:hAnsi="Calibri" w:cs="Calibri"/>
        </w:rPr>
        <w:t>A. (1+3+4)  B. (2+5+4)  C. (2+3+5)  D. (1+2+3+4)  E(1+2+5)</w:t>
      </w:r>
    </w:p>
    <w:tbl>
      <w:tblPr>
        <w:tblStyle w:val="TableGrid"/>
        <w:tblW w:w="10447" w:type="dxa"/>
        <w:tblInd w:w="-12" w:type="dxa"/>
        <w:tblLook w:val="04A0" w:firstRow="1" w:lastRow="0" w:firstColumn="1" w:lastColumn="0" w:noHBand="0" w:noVBand="1"/>
      </w:tblPr>
      <w:tblGrid>
        <w:gridCol w:w="344"/>
        <w:gridCol w:w="10103"/>
      </w:tblGrid>
      <w:tr w:rsidR="00241AE2" w:rsidRPr="00C77F5E" w14:paraId="7B299C05" w14:textId="77777777" w:rsidTr="00773906">
        <w:trPr>
          <w:trHeight w:val="2960"/>
        </w:trPr>
        <w:tc>
          <w:tcPr>
            <w:tcW w:w="239" w:type="dxa"/>
          </w:tcPr>
          <w:p w14:paraId="2EF90FA5" w14:textId="77777777" w:rsidR="00241AE2" w:rsidRPr="00C77F5E" w:rsidRDefault="00241AE2" w:rsidP="00773906">
            <w:pPr>
              <w:spacing w:line="20" w:lineRule="atLeast"/>
              <w:contextualSpacing/>
              <w:jc w:val="center"/>
              <w:rPr>
                <w:rFonts w:ascii="Calibri" w:hAnsi="Calibri" w:cs="Calibri"/>
                <w:b/>
                <w:bCs/>
                <w:sz w:val="24"/>
                <w:szCs w:val="24"/>
              </w:rPr>
            </w:pPr>
            <w:r w:rsidRPr="00C77F5E">
              <w:rPr>
                <w:rFonts w:ascii="Calibri" w:hAnsi="Calibri" w:cs="Calibri"/>
                <w:b/>
                <w:bCs/>
                <w:sz w:val="24"/>
                <w:szCs w:val="24"/>
              </w:rPr>
              <w:t>C</w:t>
            </w:r>
          </w:p>
        </w:tc>
        <w:tc>
          <w:tcPr>
            <w:tcW w:w="10208" w:type="dxa"/>
          </w:tcPr>
          <w:p w14:paraId="23D9F21A" w14:textId="77777777" w:rsidR="00241AE2" w:rsidRPr="00C77F5E" w:rsidRDefault="00241AE2" w:rsidP="00773906">
            <w:pPr>
              <w:spacing w:line="20" w:lineRule="atLeast"/>
              <w:contextualSpacing/>
              <w:jc w:val="center"/>
              <w:rPr>
                <w:rFonts w:ascii="Calibri" w:hAnsi="Calibri" w:cs="Calibri"/>
                <w:sz w:val="28"/>
                <w:szCs w:val="28"/>
              </w:rPr>
            </w:pPr>
            <w:r w:rsidRPr="00C77F5E">
              <w:rPr>
                <w:rFonts w:ascii="Calibri" w:hAnsi="Calibri" w:cs="Calibri"/>
                <w:noProof/>
                <w:sz w:val="28"/>
                <w:szCs w:val="28"/>
              </w:rPr>
              <w:drawing>
                <wp:inline distT="0" distB="0" distL="0" distR="0" wp14:anchorId="4C7F0154" wp14:editId="3F62D7FF">
                  <wp:extent cx="4008729" cy="2014687"/>
                  <wp:effectExtent l="0" t="0" r="0" b="5080"/>
                  <wp:docPr id="134902541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25412" name="Image 1" descr="Une image contenant texte, capture d’écran, Polic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4043293" cy="2032058"/>
                          </a:xfrm>
                          <a:prstGeom prst="rect">
                            <a:avLst/>
                          </a:prstGeom>
                        </pic:spPr>
                      </pic:pic>
                    </a:graphicData>
                  </a:graphic>
                </wp:inline>
              </w:drawing>
            </w:r>
          </w:p>
        </w:tc>
      </w:tr>
    </w:tbl>
    <w:p w14:paraId="06535E16" w14:textId="77777777" w:rsidR="00241AE2" w:rsidRPr="00C77F5E" w:rsidRDefault="00241AE2" w:rsidP="00241AE2">
      <w:pPr>
        <w:spacing w:line="20" w:lineRule="atLeast"/>
        <w:contextualSpacing/>
        <w:rPr>
          <w:rFonts w:ascii="Calibri" w:hAnsi="Calibri" w:cs="Calibri"/>
        </w:rPr>
      </w:pPr>
    </w:p>
    <w:p w14:paraId="474D259E"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18</w:t>
      </w:r>
      <w:r w:rsidRPr="00C77F5E">
        <w:rPr>
          <w:rFonts w:ascii="Calibri" w:hAnsi="Calibri" w:cs="Calibri"/>
          <w:b/>
          <w:bCs/>
        </w:rPr>
        <w:t>. Quels examens paracliniques manquent-ils dans l'observation ?</w:t>
      </w:r>
    </w:p>
    <w:p w14:paraId="75A8FE01"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1. Radiographie du thorax.</w:t>
      </w:r>
    </w:p>
    <w:p w14:paraId="6F2563DF"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2. Échographie abdomino-pelvienne.</w:t>
      </w:r>
    </w:p>
    <w:p w14:paraId="0875576E"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3. Électrocardiogramme.</w:t>
      </w:r>
    </w:p>
    <w:p w14:paraId="18A7BC5A"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4. Examen cytobactériologique des urines.</w:t>
      </w:r>
    </w:p>
    <w:p w14:paraId="75F194AB"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5. Le taux de peptide C.</w:t>
      </w:r>
    </w:p>
    <w:p w14:paraId="4FE16B5E" w14:textId="77777777" w:rsidR="00241AE2" w:rsidRPr="00C77F5E" w:rsidRDefault="00241AE2" w:rsidP="00241AE2">
      <w:pPr>
        <w:spacing w:line="20" w:lineRule="atLeast"/>
        <w:contextualSpacing/>
        <w:jc w:val="center"/>
        <w:rPr>
          <w:rFonts w:ascii="Calibri" w:hAnsi="Calibri" w:cs="Calibri"/>
        </w:rPr>
      </w:pPr>
      <w:r w:rsidRPr="00C77F5E">
        <w:rPr>
          <w:rFonts w:ascii="Calibri" w:hAnsi="Calibri" w:cs="Calibri"/>
        </w:rPr>
        <w:t>A. (1+3+4)  B. (1+3+4+5)  C. (1+2+3+4)  D. (3+4+5)  E. (1+2+5)</w:t>
      </w:r>
    </w:p>
    <w:tbl>
      <w:tblPr>
        <w:tblStyle w:val="TableGrid"/>
        <w:tblW w:w="10274" w:type="dxa"/>
        <w:tblInd w:w="-19" w:type="dxa"/>
        <w:tblLook w:val="04A0" w:firstRow="1" w:lastRow="0" w:firstColumn="1" w:lastColumn="0" w:noHBand="0" w:noVBand="1"/>
      </w:tblPr>
      <w:tblGrid>
        <w:gridCol w:w="362"/>
        <w:gridCol w:w="9912"/>
      </w:tblGrid>
      <w:tr w:rsidR="00241AE2" w:rsidRPr="00C77F5E" w14:paraId="0FEB57EF" w14:textId="77777777" w:rsidTr="00773906">
        <w:trPr>
          <w:trHeight w:val="1462"/>
        </w:trPr>
        <w:tc>
          <w:tcPr>
            <w:tcW w:w="242" w:type="dxa"/>
          </w:tcPr>
          <w:p w14:paraId="15E0C9BF"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A</w:t>
            </w:r>
          </w:p>
        </w:tc>
        <w:tc>
          <w:tcPr>
            <w:tcW w:w="10032" w:type="dxa"/>
          </w:tcPr>
          <w:p w14:paraId="6BA85AA2"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Examens complémentaires à demander en urgence sont :</w:t>
            </w:r>
          </w:p>
          <w:p w14:paraId="34A9E62C"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b/>
                <w:bCs/>
                <w:noProof/>
              </w:rPr>
              <mc:AlternateContent>
                <mc:Choice Requires="wps">
                  <w:drawing>
                    <wp:anchor distT="0" distB="0" distL="114300" distR="114300" simplePos="0" relativeHeight="251659264" behindDoc="0" locked="0" layoutInCell="1" allowOverlap="1" wp14:anchorId="4E051B5E" wp14:editId="34F7B4CC">
                      <wp:simplePos x="0" y="0"/>
                      <wp:positionH relativeFrom="column">
                        <wp:posOffset>2296795</wp:posOffset>
                      </wp:positionH>
                      <wp:positionV relativeFrom="paragraph">
                        <wp:posOffset>140970</wp:posOffset>
                      </wp:positionV>
                      <wp:extent cx="304800" cy="1419225"/>
                      <wp:effectExtent l="0" t="0" r="19050" b="28575"/>
                      <wp:wrapNone/>
                      <wp:docPr id="860661310" name="Accolade fermante 2"/>
                      <wp:cNvGraphicFramePr/>
                      <a:graphic xmlns:a="http://schemas.openxmlformats.org/drawingml/2006/main">
                        <a:graphicData uri="http://schemas.microsoft.com/office/word/2010/wordprocessingShape">
                          <wps:wsp>
                            <wps:cNvSpPr/>
                            <wps:spPr>
                              <a:xfrm>
                                <a:off x="0" y="0"/>
                                <a:ext cx="304800" cy="14192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5626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2" o:spid="_x0000_s1026" type="#_x0000_t88" style="position:absolute;margin-left:180.85pt;margin-top:11.1pt;width:24pt;height:11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" adj="387" strokecolor="#156082 [3204]" strokeweight="1pt">
                      <v:stroke joinstyle="miter"/>
                    </v:shape>
                  </w:pict>
                </mc:Fallback>
              </mc:AlternateContent>
            </w:r>
            <w:r w:rsidRPr="00C77F5E">
              <w:rPr>
                <w:rFonts w:ascii="Calibri" w:hAnsi="Calibri" w:cs="Calibri"/>
                <w:color w:val="FF0000"/>
                <w:sz w:val="24"/>
                <w:szCs w:val="24"/>
              </w:rPr>
              <w:t xml:space="preserve">             </w:t>
            </w:r>
            <w:r w:rsidRPr="00C77F5E">
              <w:rPr>
                <w:rFonts w:ascii="Segoe UI Symbol" w:hAnsi="Segoe UI Symbol" w:cs="Segoe UI Symbol"/>
                <w:color w:val="FF0000"/>
                <w:sz w:val="24"/>
                <w:szCs w:val="24"/>
              </w:rPr>
              <w:t>➢</w:t>
            </w:r>
            <w:r w:rsidRPr="00C77F5E">
              <w:rPr>
                <w:rFonts w:ascii="Calibri" w:hAnsi="Calibri" w:cs="Calibri"/>
                <w:color w:val="FF0000"/>
                <w:sz w:val="24"/>
                <w:szCs w:val="24"/>
              </w:rPr>
              <w:t xml:space="preserve">Biologiques </w:t>
            </w:r>
            <w:r w:rsidRPr="00C77F5E">
              <w:rPr>
                <w:rFonts w:ascii="Calibri" w:hAnsi="Calibri" w:cs="Calibri"/>
                <w:sz w:val="24"/>
                <w:szCs w:val="24"/>
              </w:rPr>
              <w:t>:</w:t>
            </w:r>
          </w:p>
          <w:p w14:paraId="74F0006B"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glycémie veineuse</w:t>
            </w:r>
          </w:p>
          <w:p w14:paraId="364D124A"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Urée, Créatininémie</w:t>
            </w:r>
          </w:p>
          <w:p w14:paraId="45C37FD1"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xml:space="preserve">- ionogramme sanguin ++++++                     </w:t>
            </w:r>
          </w:p>
          <w:p w14:paraId="780B5415"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FNS                                                                   systématique</w:t>
            </w:r>
          </w:p>
          <w:p w14:paraId="65A59DB1"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lastRenderedPageBreak/>
              <w:t xml:space="preserve">          </w:t>
            </w:r>
            <w:r w:rsidRPr="00C77F5E">
              <w:rPr>
                <w:rFonts w:ascii="Segoe UI Symbol" w:hAnsi="Segoe UI Symbol" w:cs="Segoe UI Symbol"/>
                <w:color w:val="FF0000"/>
                <w:sz w:val="24"/>
                <w:szCs w:val="24"/>
              </w:rPr>
              <w:t>➢</w:t>
            </w:r>
            <w:r w:rsidRPr="00C77F5E">
              <w:rPr>
                <w:rFonts w:ascii="Calibri" w:hAnsi="Calibri" w:cs="Calibri"/>
                <w:color w:val="FF0000"/>
                <w:sz w:val="24"/>
                <w:szCs w:val="24"/>
              </w:rPr>
              <w:t xml:space="preserve">Morphologiques </w:t>
            </w:r>
            <w:r w:rsidRPr="00C77F5E">
              <w:rPr>
                <w:rFonts w:ascii="Calibri" w:hAnsi="Calibri" w:cs="Calibri"/>
                <w:sz w:val="24"/>
                <w:szCs w:val="24"/>
              </w:rPr>
              <w:t>:</w:t>
            </w:r>
          </w:p>
          <w:p w14:paraId="1D9F7714"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ECG +++++</w:t>
            </w:r>
          </w:p>
          <w:p w14:paraId="09A803B3"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TLT</w:t>
            </w:r>
          </w:p>
          <w:p w14:paraId="0DA29DCE"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xml:space="preserve">         </w:t>
            </w:r>
            <w:r w:rsidRPr="00C77F5E">
              <w:rPr>
                <w:rFonts w:ascii="Segoe UI Symbol" w:hAnsi="Segoe UI Symbol" w:cs="Segoe UI Symbol"/>
                <w:color w:val="FF0000"/>
                <w:sz w:val="24"/>
                <w:szCs w:val="24"/>
              </w:rPr>
              <w:t>➢</w:t>
            </w:r>
            <w:r w:rsidRPr="00C77F5E">
              <w:rPr>
                <w:rFonts w:ascii="Calibri" w:hAnsi="Calibri" w:cs="Calibri"/>
                <w:color w:val="FF0000"/>
                <w:sz w:val="24"/>
                <w:szCs w:val="24"/>
              </w:rPr>
              <w:t xml:space="preserve">Au besoin </w:t>
            </w:r>
            <w:r w:rsidRPr="00C77F5E">
              <w:rPr>
                <w:rFonts w:ascii="Calibri" w:hAnsi="Calibri" w:cs="Calibri"/>
                <w:sz w:val="24"/>
                <w:szCs w:val="24"/>
              </w:rPr>
              <w:t>: Troponines, hémoculture, ECBU, ......</w:t>
            </w:r>
          </w:p>
          <w:p w14:paraId="328CAF05" w14:textId="77777777" w:rsidR="00241AE2" w:rsidRPr="00C77F5E" w:rsidRDefault="00241AE2" w:rsidP="00773906">
            <w:pPr>
              <w:spacing w:line="20" w:lineRule="atLeast"/>
              <w:contextualSpacing/>
              <w:rPr>
                <w:rFonts w:ascii="Calibri" w:hAnsi="Calibri" w:cs="Calibri"/>
                <w:sz w:val="24"/>
                <w:szCs w:val="24"/>
              </w:rPr>
            </w:pPr>
          </w:p>
          <w:p w14:paraId="5A231BB8" w14:textId="77777777" w:rsidR="00241AE2" w:rsidRPr="00C77F5E" w:rsidRDefault="00241AE2" w:rsidP="00773906">
            <w:pPr>
              <w:spacing w:line="20" w:lineRule="atLeast"/>
              <w:contextualSpacing/>
              <w:rPr>
                <w:rFonts w:ascii="Calibri" w:hAnsi="Calibri" w:cs="Calibri"/>
                <w:sz w:val="24"/>
                <w:szCs w:val="24"/>
              </w:rPr>
            </w:pPr>
          </w:p>
        </w:tc>
      </w:tr>
    </w:tbl>
    <w:p w14:paraId="5299297D" w14:textId="77777777" w:rsidR="00241AE2" w:rsidRPr="00C77F5E" w:rsidRDefault="00241AE2" w:rsidP="00241AE2">
      <w:pPr>
        <w:spacing w:line="20" w:lineRule="atLeast"/>
        <w:contextualSpacing/>
        <w:rPr>
          <w:rFonts w:ascii="Calibri" w:hAnsi="Calibri" w:cs="Calibri"/>
        </w:rPr>
      </w:pPr>
    </w:p>
    <w:p w14:paraId="58D98D0E"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19</w:t>
      </w:r>
      <w:r w:rsidRPr="00C77F5E">
        <w:rPr>
          <w:rFonts w:ascii="Calibri" w:hAnsi="Calibri" w:cs="Calibri"/>
          <w:b/>
          <w:bCs/>
        </w:rPr>
        <w:t>. Quels sont les principes du traitement chez cette patiente durant les premières heures ?</w:t>
      </w:r>
    </w:p>
    <w:p w14:paraId="2D053A76"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1. Réhydratation orale.</w:t>
      </w:r>
    </w:p>
    <w:p w14:paraId="3CA09BAE"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2. Insulinothérapie intraveineuse.</w:t>
      </w:r>
    </w:p>
    <w:p w14:paraId="788141BE"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3. Réhydratation parentérale par du sérum salé isotonique.</w:t>
      </w:r>
    </w:p>
    <w:p w14:paraId="11C4069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4. Schéma basal-bolus d'insuline.</w:t>
      </w:r>
    </w:p>
    <w:p w14:paraId="283CBBEC"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5. Supplémentation potassique.</w:t>
      </w:r>
    </w:p>
    <w:p w14:paraId="3D021F0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(1+2+3)</w:t>
      </w:r>
    </w:p>
    <w:p w14:paraId="156C542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(2+3+4+5)</w:t>
      </w:r>
    </w:p>
    <w:p w14:paraId="77E49655"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(2+3+5)</w:t>
      </w:r>
    </w:p>
    <w:p w14:paraId="17682FFF"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(1+2+3+5)</w:t>
      </w:r>
    </w:p>
    <w:p w14:paraId="1305F985"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(2+3)</w:t>
      </w:r>
    </w:p>
    <w:tbl>
      <w:tblPr>
        <w:tblStyle w:val="TableGrid"/>
        <w:tblW w:w="10094" w:type="dxa"/>
        <w:tblInd w:w="-19" w:type="dxa"/>
        <w:tblLook w:val="04A0" w:firstRow="1" w:lastRow="0" w:firstColumn="1" w:lastColumn="0" w:noHBand="0" w:noVBand="1"/>
      </w:tblPr>
      <w:tblGrid>
        <w:gridCol w:w="354"/>
        <w:gridCol w:w="9740"/>
      </w:tblGrid>
      <w:tr w:rsidR="00241AE2" w:rsidRPr="00C77F5E" w14:paraId="3FA1CB6F" w14:textId="77777777" w:rsidTr="00773906">
        <w:trPr>
          <w:trHeight w:val="140"/>
        </w:trPr>
        <w:tc>
          <w:tcPr>
            <w:tcW w:w="354" w:type="dxa"/>
          </w:tcPr>
          <w:p w14:paraId="6742196A"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E</w:t>
            </w:r>
          </w:p>
        </w:tc>
        <w:tc>
          <w:tcPr>
            <w:tcW w:w="9740" w:type="dxa"/>
          </w:tcPr>
          <w:p w14:paraId="6DD5D6E4"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 xml:space="preserve">Le traitement dans la ceto-acidose diabétique se base sur la réhydratation parentérale pour compenser la perte hydrique avec l’insulinothérapie intraveineuse pour empêcher la genèse des corps cétoniques </w:t>
            </w:r>
          </w:p>
        </w:tc>
      </w:tr>
    </w:tbl>
    <w:p w14:paraId="3D063CAA" w14:textId="77777777" w:rsidR="00241AE2" w:rsidRPr="00C77F5E" w:rsidRDefault="00241AE2" w:rsidP="00241AE2">
      <w:pPr>
        <w:spacing w:line="20" w:lineRule="atLeast"/>
        <w:contextualSpacing/>
        <w:rPr>
          <w:rFonts w:ascii="Calibri" w:hAnsi="Calibri" w:cs="Calibri"/>
        </w:rPr>
      </w:pPr>
    </w:p>
    <w:p w14:paraId="33520958"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20</w:t>
      </w:r>
      <w:r w:rsidRPr="00C77F5E">
        <w:rPr>
          <w:rFonts w:ascii="Calibri" w:hAnsi="Calibri" w:cs="Calibri"/>
          <w:b/>
          <w:bCs/>
        </w:rPr>
        <w:t>. Quels sont les éléments de surveillance ?</w:t>
      </w:r>
    </w:p>
    <w:p w14:paraId="6D3D48A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1. Glycémie chaque heure.</w:t>
      </w:r>
    </w:p>
    <w:p w14:paraId="6319777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2. Bandelettes urinaires chaque heure.</w:t>
      </w:r>
    </w:p>
    <w:p w14:paraId="6309555D"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3. Ionogramme et ECG chaque quatre heures.</w:t>
      </w:r>
    </w:p>
    <w:p w14:paraId="781CCD03"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4. Triglycérides et lipasémie.</w:t>
      </w:r>
    </w:p>
    <w:p w14:paraId="03F1F271"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5. État clinique, fréquences cardiaque et respiratoire.</w:t>
      </w:r>
    </w:p>
    <w:p w14:paraId="73EE8063"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(1+2+3+4+5)</w:t>
      </w:r>
    </w:p>
    <w:p w14:paraId="1FC03DAB"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(1+2+3+5)</w:t>
      </w:r>
    </w:p>
    <w:p w14:paraId="2D0A8B95"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(1+2+3)</w:t>
      </w:r>
    </w:p>
    <w:p w14:paraId="0899B16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(1+2+4+5)</w:t>
      </w:r>
    </w:p>
    <w:p w14:paraId="0B37102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(1+2+3+4)</w:t>
      </w:r>
    </w:p>
    <w:tbl>
      <w:tblPr>
        <w:tblStyle w:val="TableGrid"/>
        <w:tblW w:w="10094" w:type="dxa"/>
        <w:tblInd w:w="-19" w:type="dxa"/>
        <w:tblLook w:val="04A0" w:firstRow="1" w:lastRow="0" w:firstColumn="1" w:lastColumn="0" w:noHBand="0" w:noVBand="1"/>
      </w:tblPr>
      <w:tblGrid>
        <w:gridCol w:w="351"/>
        <w:gridCol w:w="9743"/>
      </w:tblGrid>
      <w:tr w:rsidR="00241AE2" w:rsidRPr="00C77F5E" w14:paraId="4D0CB4D8" w14:textId="77777777" w:rsidTr="00773906">
        <w:trPr>
          <w:trHeight w:val="140"/>
        </w:trPr>
        <w:tc>
          <w:tcPr>
            <w:tcW w:w="242" w:type="dxa"/>
          </w:tcPr>
          <w:p w14:paraId="5A72DB24"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B</w:t>
            </w:r>
          </w:p>
        </w:tc>
        <w:tc>
          <w:tcPr>
            <w:tcW w:w="9852" w:type="dxa"/>
          </w:tcPr>
          <w:p w14:paraId="034DD869"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-la surveillance dans l’acidocétose diabétique est :</w:t>
            </w:r>
          </w:p>
          <w:p w14:paraId="5C73EFF0"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sz w:val="24"/>
                <w:szCs w:val="24"/>
              </w:rPr>
              <w:t xml:space="preserve">           </w:t>
            </w:r>
            <w:r w:rsidRPr="00C77F5E">
              <w:rPr>
                <w:rFonts w:ascii="Calibri" w:hAnsi="Calibri" w:cs="Calibri"/>
                <w:color w:val="FF0000"/>
                <w:sz w:val="24"/>
                <w:szCs w:val="24"/>
              </w:rPr>
              <w:t xml:space="preserve">*clinique </w:t>
            </w:r>
            <w:r w:rsidRPr="00C77F5E">
              <w:rPr>
                <w:rFonts w:ascii="Calibri" w:hAnsi="Calibri" w:cs="Calibri"/>
              </w:rPr>
              <w:t>toutes les 30 minutes pendant 4 heures puis chaque 4 heures :</w:t>
            </w:r>
          </w:p>
          <w:p w14:paraId="66C8A214" w14:textId="77777777" w:rsidR="00241AE2" w:rsidRPr="00C77F5E" w:rsidRDefault="00241AE2">
            <w:pPr>
              <w:numPr>
                <w:ilvl w:val="0"/>
                <w:numId w:val="46"/>
              </w:numPr>
              <w:spacing w:after="0" w:line="20" w:lineRule="atLeast"/>
              <w:contextualSpacing/>
              <w:rPr>
                <w:rFonts w:ascii="Calibri" w:hAnsi="Calibri" w:cs="Calibri"/>
                <w:sz w:val="24"/>
                <w:szCs w:val="24"/>
              </w:rPr>
            </w:pPr>
            <w:r w:rsidRPr="00C77F5E">
              <w:rPr>
                <w:rFonts w:ascii="Calibri" w:hAnsi="Calibri" w:cs="Calibri"/>
                <w:sz w:val="24"/>
                <w:szCs w:val="24"/>
              </w:rPr>
              <w:t>Pouls et PA, fréquence respiratoire, état de conscience</w:t>
            </w:r>
          </w:p>
          <w:p w14:paraId="39FECC95" w14:textId="77777777" w:rsidR="00241AE2" w:rsidRPr="00C77F5E" w:rsidRDefault="00241AE2">
            <w:pPr>
              <w:numPr>
                <w:ilvl w:val="0"/>
                <w:numId w:val="46"/>
              </w:numPr>
              <w:spacing w:after="0" w:line="20" w:lineRule="atLeast"/>
              <w:contextualSpacing/>
              <w:rPr>
                <w:rFonts w:ascii="Calibri" w:hAnsi="Calibri" w:cs="Calibri"/>
                <w:sz w:val="24"/>
                <w:szCs w:val="24"/>
              </w:rPr>
            </w:pPr>
            <w:r w:rsidRPr="00C77F5E">
              <w:rPr>
                <w:rFonts w:ascii="Calibri" w:hAnsi="Calibri" w:cs="Calibri"/>
                <w:sz w:val="24"/>
                <w:szCs w:val="24"/>
              </w:rPr>
              <w:t>Diurèse, glycosurie et cétonurie</w:t>
            </w:r>
          </w:p>
          <w:p w14:paraId="7EFB3882" w14:textId="77777777" w:rsidR="00241AE2" w:rsidRPr="00C77F5E" w:rsidRDefault="00241AE2">
            <w:pPr>
              <w:numPr>
                <w:ilvl w:val="0"/>
                <w:numId w:val="46"/>
              </w:numPr>
              <w:spacing w:after="0" w:line="20" w:lineRule="atLeast"/>
              <w:contextualSpacing/>
              <w:rPr>
                <w:rFonts w:ascii="Calibri" w:hAnsi="Calibri" w:cs="Calibri"/>
                <w:sz w:val="24"/>
                <w:szCs w:val="24"/>
              </w:rPr>
            </w:pPr>
            <w:r w:rsidRPr="00C77F5E">
              <w:rPr>
                <w:rFonts w:ascii="Calibri" w:hAnsi="Calibri" w:cs="Calibri"/>
                <w:sz w:val="24"/>
                <w:szCs w:val="24"/>
              </w:rPr>
              <w:t>Glycémie capillaire</w:t>
            </w:r>
          </w:p>
          <w:p w14:paraId="06B3BEE7" w14:textId="77777777" w:rsidR="00241AE2" w:rsidRPr="00C77F5E" w:rsidRDefault="00241AE2" w:rsidP="00773906">
            <w:pPr>
              <w:spacing w:line="20" w:lineRule="atLeast"/>
              <w:ind w:left="720"/>
              <w:contextualSpacing/>
              <w:rPr>
                <w:rFonts w:ascii="Calibri" w:hAnsi="Calibri" w:cs="Calibri"/>
                <w:sz w:val="24"/>
                <w:szCs w:val="24"/>
              </w:rPr>
            </w:pPr>
            <w:r w:rsidRPr="00C77F5E">
              <w:rPr>
                <w:rFonts w:ascii="Calibri" w:hAnsi="Calibri" w:cs="Calibri"/>
                <w:color w:val="FF0000"/>
                <w:sz w:val="24"/>
                <w:szCs w:val="24"/>
              </w:rPr>
              <w:t>*Biologique </w:t>
            </w:r>
            <w:r w:rsidRPr="00C77F5E">
              <w:rPr>
                <w:rFonts w:ascii="Calibri" w:hAnsi="Calibri" w:cs="Calibri"/>
                <w:sz w:val="24"/>
                <w:szCs w:val="24"/>
              </w:rPr>
              <w:t xml:space="preserve">:  </w:t>
            </w:r>
          </w:p>
          <w:p w14:paraId="38AF5825" w14:textId="77777777" w:rsidR="00241AE2" w:rsidRPr="00C77F5E" w:rsidRDefault="00241AE2">
            <w:pPr>
              <w:numPr>
                <w:ilvl w:val="0"/>
                <w:numId w:val="47"/>
              </w:numPr>
              <w:spacing w:after="0" w:line="20" w:lineRule="atLeast"/>
              <w:contextualSpacing/>
              <w:rPr>
                <w:rFonts w:ascii="Calibri" w:hAnsi="Calibri" w:cs="Calibri"/>
                <w:sz w:val="24"/>
                <w:szCs w:val="24"/>
              </w:rPr>
            </w:pPr>
            <w:r w:rsidRPr="00C77F5E">
              <w:rPr>
                <w:rFonts w:ascii="Calibri" w:hAnsi="Calibri" w:cs="Calibri"/>
                <w:sz w:val="24"/>
                <w:szCs w:val="24"/>
              </w:rPr>
              <w:t>Ionogramme sanguin immédiat puis toutes les 3 heures</w:t>
            </w:r>
          </w:p>
          <w:p w14:paraId="39D54E12" w14:textId="77777777" w:rsidR="00241AE2" w:rsidRPr="00C77F5E" w:rsidRDefault="00241AE2">
            <w:pPr>
              <w:numPr>
                <w:ilvl w:val="0"/>
                <w:numId w:val="47"/>
              </w:numPr>
              <w:spacing w:after="0" w:line="20" w:lineRule="atLeast"/>
              <w:contextualSpacing/>
              <w:rPr>
                <w:rFonts w:ascii="Calibri" w:hAnsi="Calibri" w:cs="Calibri"/>
                <w:sz w:val="24"/>
                <w:szCs w:val="24"/>
              </w:rPr>
            </w:pPr>
            <w:r w:rsidRPr="00C77F5E">
              <w:rPr>
                <w:rFonts w:ascii="Calibri" w:hAnsi="Calibri" w:cs="Calibri"/>
                <w:sz w:val="24"/>
                <w:szCs w:val="24"/>
              </w:rPr>
              <w:t>Créatinine </w:t>
            </w:r>
          </w:p>
          <w:p w14:paraId="4720DF15" w14:textId="77777777" w:rsidR="00241AE2" w:rsidRPr="00C77F5E" w:rsidRDefault="00241AE2">
            <w:pPr>
              <w:numPr>
                <w:ilvl w:val="0"/>
                <w:numId w:val="47"/>
              </w:numPr>
              <w:spacing w:after="0" w:line="20" w:lineRule="atLeast"/>
              <w:contextualSpacing/>
              <w:rPr>
                <w:rFonts w:ascii="Calibri" w:hAnsi="Calibri" w:cs="Calibri"/>
                <w:sz w:val="24"/>
                <w:szCs w:val="24"/>
              </w:rPr>
            </w:pPr>
            <w:r w:rsidRPr="00C77F5E">
              <w:rPr>
                <w:rFonts w:ascii="Calibri" w:hAnsi="Calibri" w:cs="Calibri"/>
                <w:sz w:val="24"/>
                <w:szCs w:val="24"/>
              </w:rPr>
              <w:t>Gaz du sang répétés si acidose sévère au début</w:t>
            </w:r>
          </w:p>
          <w:p w14:paraId="531AFA9A" w14:textId="77777777" w:rsidR="00241AE2" w:rsidRPr="00C77F5E" w:rsidRDefault="00241AE2" w:rsidP="00773906">
            <w:pPr>
              <w:spacing w:line="20" w:lineRule="atLeast"/>
              <w:ind w:left="720"/>
              <w:contextualSpacing/>
              <w:rPr>
                <w:rFonts w:ascii="Calibri" w:hAnsi="Calibri" w:cs="Calibri"/>
                <w:sz w:val="24"/>
                <w:szCs w:val="24"/>
              </w:rPr>
            </w:pPr>
            <w:r w:rsidRPr="00C77F5E">
              <w:rPr>
                <w:rFonts w:ascii="Calibri" w:hAnsi="Calibri" w:cs="Calibri"/>
                <w:color w:val="FF0000"/>
                <w:sz w:val="24"/>
                <w:szCs w:val="24"/>
              </w:rPr>
              <w:t>*ECG </w:t>
            </w:r>
            <w:r w:rsidRPr="00C77F5E">
              <w:rPr>
                <w:rFonts w:ascii="Calibri" w:hAnsi="Calibri" w:cs="Calibri"/>
                <w:sz w:val="24"/>
                <w:szCs w:val="24"/>
              </w:rPr>
              <w:t>:</w:t>
            </w:r>
            <w:r w:rsidRPr="00C77F5E">
              <w:rPr>
                <w:rFonts w:ascii="Calibri" w:hAnsi="Calibri" w:cs="Calibri"/>
                <w:color w:val="000000"/>
                <w:sz w:val="48"/>
                <w:szCs w:val="48"/>
              </w:rPr>
              <w:t xml:space="preserve"> </w:t>
            </w:r>
            <w:r w:rsidRPr="00C77F5E">
              <w:rPr>
                <w:rFonts w:ascii="Calibri" w:hAnsi="Calibri" w:cs="Calibri"/>
                <w:sz w:val="24"/>
                <w:szCs w:val="24"/>
              </w:rPr>
              <w:t>toutes les 4 à 6h</w:t>
            </w:r>
          </w:p>
        </w:tc>
      </w:tr>
    </w:tbl>
    <w:p w14:paraId="7B82A692" w14:textId="77777777" w:rsidR="00241AE2" w:rsidRPr="00C77F5E" w:rsidRDefault="00241AE2" w:rsidP="00241AE2">
      <w:pPr>
        <w:spacing w:line="20" w:lineRule="atLeast"/>
        <w:contextualSpacing/>
        <w:rPr>
          <w:rFonts w:ascii="Calibri" w:hAnsi="Calibri" w:cs="Calibri"/>
        </w:rPr>
      </w:pPr>
    </w:p>
    <w:p w14:paraId="5E3D22A7"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FIN DU CAS CLINIQUE</w:t>
      </w:r>
    </w:p>
    <w:p w14:paraId="6A6744FF" w14:textId="77777777" w:rsidR="00241AE2" w:rsidRPr="00C77F5E" w:rsidRDefault="00241AE2" w:rsidP="00241AE2">
      <w:pPr>
        <w:spacing w:after="0"/>
        <w:rPr>
          <w:rFonts w:ascii="Calibri" w:eastAsia="Times New Roman" w:hAnsi="Calibri" w:cs="Calibri"/>
          <w:b/>
          <w:bCs/>
          <w:color w:val="000000"/>
          <w:lang w:eastAsia="fr-FR"/>
        </w:rPr>
      </w:pPr>
    </w:p>
    <w:p w14:paraId="16CECCCC"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21</w:t>
      </w:r>
      <w:r w:rsidRPr="00C77F5E">
        <w:rPr>
          <w:rFonts w:ascii="Calibri" w:eastAsia="Times New Roman" w:hAnsi="Calibri" w:cs="Calibri"/>
          <w:b/>
          <w:bCs/>
          <w:color w:val="000000"/>
          <w:lang w:eastAsia="fr-FR"/>
        </w:rPr>
        <w:t>. Concernant l'acidocétose diabétique:  (P3 2024 T37)</w:t>
      </w:r>
    </w:p>
    <w:p w14:paraId="16935FA4"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1. Elle se volt exclusivement chez le DT1. </w:t>
      </w:r>
    </w:p>
    <w:p w14:paraId="2EC8CC87"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2. Il existe constamment un déficit potassique mais la kaliémie peut être normale </w:t>
      </w:r>
    </w:p>
    <w:p w14:paraId="685B287D"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3. Son traitement repose sur l'administration d'une insulinothérapie en continue.  </w:t>
      </w:r>
    </w:p>
    <w:p w14:paraId="0C2D2E43"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4. La glycémie doit être très rapidement corrigée. </w:t>
      </w:r>
    </w:p>
    <w:p w14:paraId="3C547491"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5. En cas de survenue d'une hypoglycémie, l'administration de l'insuline doit être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momentanément interrompue. </w:t>
      </w:r>
    </w:p>
    <w:p w14:paraId="0F08A94F"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(2+3)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B (1+2+3)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C (1+2+3+4+5)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D (1+4+5)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E (2+3+4) </w:t>
      </w:r>
    </w:p>
    <w:tbl>
      <w:tblPr>
        <w:tblStyle w:val="TableGrid"/>
        <w:tblW w:w="10201" w:type="dxa"/>
        <w:tblInd w:w="0" w:type="dxa"/>
        <w:tblLook w:val="04A0" w:firstRow="1" w:lastRow="0" w:firstColumn="1" w:lastColumn="0" w:noHBand="0" w:noVBand="1"/>
      </w:tblPr>
      <w:tblGrid>
        <w:gridCol w:w="850"/>
        <w:gridCol w:w="9351"/>
      </w:tblGrid>
      <w:tr w:rsidR="00241AE2" w:rsidRPr="00C77F5E" w14:paraId="59A5468E" w14:textId="77777777" w:rsidTr="00773906">
        <w:tc>
          <w:tcPr>
            <w:tcW w:w="850" w:type="dxa"/>
          </w:tcPr>
          <w:p w14:paraId="5A53EBE0"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lastRenderedPageBreak/>
              <w:t>A</w:t>
            </w:r>
          </w:p>
        </w:tc>
        <w:tc>
          <w:tcPr>
            <w:tcW w:w="9351" w:type="dxa"/>
          </w:tcPr>
          <w:p w14:paraId="608CE8B5"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Dans l’acidocétose diabétique il y’a un déficit potassique par l’augmentation de l’élimination de K au niveau rénal, digestif…etc. mais il y’ a une compensation de la kaliémie par la sortie de potassium du milieu intracellulaire vers le milieu extracellulaire  </w:t>
            </w:r>
          </w:p>
          <w:p w14:paraId="18C85D05"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-le traitement se base sur l’insulinothérapie en continu pour diminue la synthèse des corps cétoniques et donc l’acidose </w:t>
            </w:r>
          </w:p>
        </w:tc>
      </w:tr>
    </w:tbl>
    <w:p w14:paraId="3490A934" w14:textId="77777777" w:rsidR="00241AE2" w:rsidRPr="00C77F5E" w:rsidRDefault="00241AE2" w:rsidP="00241AE2">
      <w:pPr>
        <w:spacing w:after="0"/>
        <w:rPr>
          <w:rFonts w:ascii="Calibri" w:eastAsia="Times New Roman" w:hAnsi="Calibri" w:cs="Calibri"/>
          <w:b/>
          <w:bCs/>
          <w:color w:val="000000"/>
          <w:lang w:eastAsia="fr-FR"/>
        </w:rPr>
      </w:pPr>
    </w:p>
    <w:p w14:paraId="2CB7EDC8"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22</w:t>
      </w:r>
      <w:r w:rsidRPr="00C77F5E">
        <w:rPr>
          <w:rFonts w:ascii="Calibri" w:eastAsia="Times New Roman" w:hAnsi="Calibri" w:cs="Calibri"/>
          <w:b/>
          <w:bCs/>
          <w:color w:val="000000"/>
          <w:lang w:eastAsia="fr-FR"/>
        </w:rPr>
        <w:t>. Concernant le coma hyperosmolaire: (La ou les réponses justes)  (P3 2024 T36)</w:t>
      </w:r>
    </w:p>
    <w:p w14:paraId="2729ECD9"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C'est une complication rare mais de bon pronostic. </w:t>
      </w:r>
    </w:p>
    <w:p w14:paraId="0E6FF67C"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Il survient surtout chez le DT1 après arrêt de l'insulinothérapie. </w:t>
      </w:r>
    </w:p>
    <w:p w14:paraId="784FA89E"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 Il s'accompagnes d'une glycémie qui est &gt; 6gr/l </w:t>
      </w:r>
    </w:p>
    <w:p w14:paraId="2304B0BC"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D. Il ne s'associe pas à une acidose. </w:t>
      </w:r>
    </w:p>
    <w:p w14:paraId="05FCCF2D"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L’osmolarité plasmatique est &gt; 350mOsm/l. </w:t>
      </w:r>
    </w:p>
    <w:tbl>
      <w:tblPr>
        <w:tblStyle w:val="TableGrid"/>
        <w:tblW w:w="10343" w:type="dxa"/>
        <w:tblInd w:w="0" w:type="dxa"/>
        <w:tblLook w:val="04A0" w:firstRow="1" w:lastRow="0" w:firstColumn="1" w:lastColumn="0" w:noHBand="0" w:noVBand="1"/>
      </w:tblPr>
      <w:tblGrid>
        <w:gridCol w:w="850"/>
        <w:gridCol w:w="9493"/>
      </w:tblGrid>
      <w:tr w:rsidR="00241AE2" w:rsidRPr="00C77F5E" w14:paraId="7FDA3143" w14:textId="77777777" w:rsidTr="00773906">
        <w:tc>
          <w:tcPr>
            <w:tcW w:w="850" w:type="dxa"/>
          </w:tcPr>
          <w:p w14:paraId="4EA4B1A3"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CDE</w:t>
            </w:r>
          </w:p>
        </w:tc>
        <w:tc>
          <w:tcPr>
            <w:tcW w:w="9493" w:type="dxa"/>
          </w:tcPr>
          <w:p w14:paraId="1F3F8E36" w14:textId="77777777" w:rsidR="00241AE2" w:rsidRPr="00C77F5E" w:rsidRDefault="00241AE2" w:rsidP="00773906">
            <w:pPr>
              <w:rPr>
                <w:rFonts w:ascii="Calibri" w:eastAsia="Times New Roman" w:hAnsi="Calibri" w:cs="Calibri"/>
              </w:rPr>
            </w:pPr>
            <w:r w:rsidRPr="00C77F5E">
              <w:rPr>
                <w:rFonts w:ascii="Calibri" w:eastAsia="Times New Roman" w:hAnsi="Calibri" w:cs="Calibri"/>
                <w:b/>
                <w:bCs/>
                <w:i/>
                <w:iCs/>
              </w:rPr>
              <w:t xml:space="preserve">                         La définition</w:t>
            </w:r>
            <w:r w:rsidRPr="00C77F5E">
              <w:rPr>
                <w:rFonts w:ascii="Calibri" w:eastAsia="Times New Roman" w:hAnsi="Calibri" w:cs="Calibri"/>
              </w:rPr>
              <w:t> :</w:t>
            </w:r>
          </w:p>
          <w:p w14:paraId="643F78D8"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 - C’est une hyperglycémie majeure sans cétose, mais avec une</w:t>
            </w:r>
          </w:p>
          <w:p w14:paraId="720BDE64"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Déshydratation sévère</w:t>
            </w:r>
          </w:p>
          <w:p w14:paraId="4C5FA00F"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-elle constitue une complication rare mais grave de par la fragilité du terrain sur lequel elle survient </w:t>
            </w:r>
          </w:p>
          <w:p w14:paraId="0B8C3180" w14:textId="77777777" w:rsidR="00241AE2" w:rsidRPr="00C77F5E" w:rsidRDefault="00241AE2" w:rsidP="00773906">
            <w:pPr>
              <w:rPr>
                <w:rFonts w:ascii="Calibri" w:eastAsia="Times New Roman" w:hAnsi="Calibri" w:cs="Calibri"/>
              </w:rPr>
            </w:pPr>
            <w:r w:rsidRPr="00C77F5E">
              <w:rPr>
                <w:rFonts w:ascii="Calibri" w:eastAsia="Times New Roman" w:hAnsi="Calibri" w:cs="Calibri"/>
                <w:b/>
                <w:bCs/>
                <w:i/>
                <w:iCs/>
              </w:rPr>
              <w:t xml:space="preserve">                     Son diagnostic</w:t>
            </w:r>
            <w:r w:rsidRPr="00C77F5E">
              <w:rPr>
                <w:rFonts w:ascii="Calibri" w:eastAsia="Times New Roman" w:hAnsi="Calibri" w:cs="Calibri"/>
              </w:rPr>
              <w:t xml:space="preserve"> :  </w:t>
            </w:r>
          </w:p>
          <w:p w14:paraId="1C53AB02"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Déshydratation importante</w:t>
            </w:r>
          </w:p>
          <w:p w14:paraId="50D42559"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-Troubles de la conscience</w:t>
            </w:r>
          </w:p>
          <w:p w14:paraId="75A994F4"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Glycémie très élevée ≥ 6g/l (33mmol/l)</w:t>
            </w:r>
          </w:p>
          <w:p w14:paraId="05C45BBD"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Osmolarité plasmatique &gt; 320 -350 mmol/l</w:t>
            </w:r>
          </w:p>
          <w:p w14:paraId="59002851"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PH≥ 7,2 ou 7,3</w:t>
            </w:r>
          </w:p>
          <w:p w14:paraId="76179047"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Taux de bicarbonate plasmatique RA ≥ 15 mmol/l</w:t>
            </w:r>
          </w:p>
          <w:p w14:paraId="0106E05E"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Absence de cétonurie significative &lt; 5 mmol/l</w:t>
            </w:r>
          </w:p>
        </w:tc>
      </w:tr>
    </w:tbl>
    <w:p w14:paraId="70A0E39B" w14:textId="77777777" w:rsidR="00241AE2" w:rsidRPr="00C77F5E" w:rsidRDefault="00241AE2" w:rsidP="00241AE2">
      <w:pPr>
        <w:spacing w:after="0"/>
        <w:rPr>
          <w:rFonts w:ascii="Calibri" w:hAnsi="Calibri" w:cs="Calibri"/>
          <w:b/>
          <w:bCs/>
        </w:rPr>
      </w:pPr>
    </w:p>
    <w:p w14:paraId="674897E2" w14:textId="77777777" w:rsidR="00241AE2" w:rsidRPr="00C77F5E" w:rsidRDefault="00241AE2" w:rsidP="00241AE2">
      <w:pPr>
        <w:spacing w:after="0"/>
        <w:rPr>
          <w:rFonts w:ascii="Calibri" w:hAnsi="Calibri" w:cs="Calibri"/>
          <w:b/>
          <w:bCs/>
        </w:rPr>
      </w:pPr>
      <w:r>
        <w:rPr>
          <w:rFonts w:ascii="Calibri" w:hAnsi="Calibri" w:cs="Calibri"/>
          <w:b/>
          <w:bCs/>
        </w:rPr>
        <w:t>23</w:t>
      </w:r>
      <w:r w:rsidRPr="00C77F5E">
        <w:rPr>
          <w:rFonts w:ascii="Calibri" w:hAnsi="Calibri" w:cs="Calibri"/>
          <w:b/>
          <w:bCs/>
        </w:rPr>
        <w:t>. L'hypoglycémie chez le diabétique : (P2 2024 T37)</w:t>
      </w:r>
    </w:p>
    <w:p w14:paraId="66F7AC90" w14:textId="77777777" w:rsidR="00241AE2" w:rsidRPr="00C77F5E" w:rsidRDefault="00241AE2" w:rsidP="00241AE2">
      <w:pPr>
        <w:spacing w:after="0"/>
        <w:rPr>
          <w:rFonts w:ascii="Calibri" w:hAnsi="Calibri" w:cs="Calibri"/>
        </w:rPr>
      </w:pPr>
      <w:r w:rsidRPr="00C77F5E">
        <w:rPr>
          <w:rFonts w:ascii="Calibri" w:hAnsi="Calibri" w:cs="Calibri"/>
        </w:rPr>
        <w:t>1- Est définie par une glycémie inférieure à 0,50g/l.</w:t>
      </w:r>
    </w:p>
    <w:p w14:paraId="46A40CFE" w14:textId="77777777" w:rsidR="00241AE2" w:rsidRPr="00C77F5E" w:rsidRDefault="00241AE2" w:rsidP="00241AE2">
      <w:pPr>
        <w:spacing w:after="0"/>
        <w:rPr>
          <w:rFonts w:ascii="Calibri" w:hAnsi="Calibri" w:cs="Calibri"/>
        </w:rPr>
      </w:pPr>
      <w:r w:rsidRPr="00C77F5E">
        <w:rPr>
          <w:rFonts w:ascii="Calibri" w:hAnsi="Calibri" w:cs="Calibri"/>
        </w:rPr>
        <w:t>2- Peut-être non ressentie chez le sujet âgé.</w:t>
      </w:r>
    </w:p>
    <w:p w14:paraId="1E934FB5" w14:textId="77777777" w:rsidR="00241AE2" w:rsidRPr="00C77F5E" w:rsidRDefault="00241AE2" w:rsidP="00241AE2">
      <w:pPr>
        <w:spacing w:after="0"/>
        <w:rPr>
          <w:rFonts w:ascii="Calibri" w:hAnsi="Calibri" w:cs="Calibri"/>
        </w:rPr>
      </w:pPr>
      <w:r w:rsidRPr="00C77F5E">
        <w:rPr>
          <w:rFonts w:ascii="Calibri" w:hAnsi="Calibri" w:cs="Calibri"/>
        </w:rPr>
        <w:t>3- Peut aggraver une rétinopathie diabétique.</w:t>
      </w:r>
    </w:p>
    <w:p w14:paraId="146587A8" w14:textId="77777777" w:rsidR="00241AE2" w:rsidRPr="00C77F5E" w:rsidRDefault="00241AE2" w:rsidP="00241AE2">
      <w:pPr>
        <w:spacing w:after="0"/>
        <w:rPr>
          <w:rFonts w:ascii="Calibri" w:hAnsi="Calibri" w:cs="Calibri"/>
        </w:rPr>
      </w:pPr>
      <w:r w:rsidRPr="00C77F5E">
        <w:rPr>
          <w:rFonts w:ascii="Calibri" w:hAnsi="Calibri" w:cs="Calibri"/>
        </w:rPr>
        <w:t>4- Elle est sévère et prolongée chez les patients traités par Metformine.</w:t>
      </w:r>
    </w:p>
    <w:p w14:paraId="1611F4A7" w14:textId="77777777" w:rsidR="00241AE2" w:rsidRPr="00C77F5E" w:rsidRDefault="00241AE2" w:rsidP="00241AE2">
      <w:pPr>
        <w:spacing w:after="0"/>
        <w:rPr>
          <w:rFonts w:ascii="Calibri" w:hAnsi="Calibri" w:cs="Calibri"/>
        </w:rPr>
      </w:pPr>
      <w:r w:rsidRPr="00C77F5E">
        <w:rPr>
          <w:rFonts w:ascii="Calibri" w:hAnsi="Calibri" w:cs="Calibri"/>
        </w:rPr>
        <w:t>5- La prise d'alcool peut être un facteur déclenchant de l'hypoglycémie chez le diabétique.</w:t>
      </w:r>
    </w:p>
    <w:p w14:paraId="49E35C1F" w14:textId="77777777" w:rsidR="00241AE2" w:rsidRPr="00C77F5E" w:rsidRDefault="00241AE2" w:rsidP="00241AE2">
      <w:pPr>
        <w:spacing w:after="0"/>
        <w:rPr>
          <w:rFonts w:ascii="Calibri" w:hAnsi="Calibri" w:cs="Calibri"/>
        </w:rPr>
      </w:pPr>
      <w:r w:rsidRPr="00C77F5E">
        <w:rPr>
          <w:rFonts w:ascii="Calibri" w:hAnsi="Calibri" w:cs="Calibri"/>
        </w:rPr>
        <w:t>A: 1-3-5    B: 2-3-4    C: 2-3-5    D: 4-5   E: 1-2-3</w:t>
      </w:r>
    </w:p>
    <w:tbl>
      <w:tblPr>
        <w:tblStyle w:val="TableGrid"/>
        <w:tblW w:w="0" w:type="auto"/>
        <w:tblInd w:w="0" w:type="dxa"/>
        <w:tblLook w:val="04A0" w:firstRow="1" w:lastRow="0" w:firstColumn="1" w:lastColumn="0" w:noHBand="0" w:noVBand="1"/>
      </w:tblPr>
      <w:tblGrid>
        <w:gridCol w:w="805"/>
        <w:gridCol w:w="9389"/>
      </w:tblGrid>
      <w:tr w:rsidR="00241AE2" w:rsidRPr="00C77F5E" w14:paraId="618EB4E4" w14:textId="77777777" w:rsidTr="00773906">
        <w:tc>
          <w:tcPr>
            <w:tcW w:w="805" w:type="dxa"/>
          </w:tcPr>
          <w:p w14:paraId="3251E69B" w14:textId="77777777" w:rsidR="00241AE2" w:rsidRPr="00C77F5E" w:rsidRDefault="00241AE2" w:rsidP="00773906">
            <w:pPr>
              <w:rPr>
                <w:rFonts w:ascii="Calibri" w:hAnsi="Calibri" w:cs="Calibri"/>
              </w:rPr>
            </w:pPr>
            <w:r w:rsidRPr="00C77F5E">
              <w:rPr>
                <w:rFonts w:ascii="Calibri" w:hAnsi="Calibri" w:cs="Calibri"/>
                <w:b/>
                <w:bCs/>
                <w:sz w:val="24"/>
                <w:szCs w:val="24"/>
              </w:rPr>
              <w:t>C</w:t>
            </w:r>
          </w:p>
        </w:tc>
        <w:tc>
          <w:tcPr>
            <w:tcW w:w="9389" w:type="dxa"/>
          </w:tcPr>
          <w:p w14:paraId="0B089DE1" w14:textId="77777777" w:rsidR="00241AE2" w:rsidRPr="00C77F5E" w:rsidRDefault="00241AE2" w:rsidP="00773906">
            <w:pPr>
              <w:rPr>
                <w:rFonts w:ascii="Calibri" w:hAnsi="Calibri" w:cs="Calibri"/>
              </w:rPr>
            </w:pPr>
            <w:r w:rsidRPr="00C77F5E">
              <w:rPr>
                <w:rFonts w:ascii="Calibri" w:hAnsi="Calibri" w:cs="Calibri"/>
              </w:rPr>
              <w:t xml:space="preserve">1-glycémie inférieure à 0,5 g/l définit le coma hypoglycémique </w:t>
            </w:r>
          </w:p>
          <w:p w14:paraId="649D84D9" w14:textId="77777777" w:rsidR="00241AE2" w:rsidRPr="00C77F5E" w:rsidRDefault="00241AE2" w:rsidP="00773906">
            <w:pPr>
              <w:rPr>
                <w:rFonts w:ascii="Calibri" w:hAnsi="Calibri" w:cs="Calibri"/>
              </w:rPr>
            </w:pPr>
            <w:r w:rsidRPr="00C77F5E">
              <w:rPr>
                <w:rFonts w:ascii="Calibri" w:hAnsi="Calibri" w:cs="Calibri"/>
              </w:rPr>
              <w:t>-L’hypoglycémie se définit par la glycémie au-dessous de laquelle apparaissent les manifestations cliniques</w:t>
            </w:r>
          </w:p>
          <w:p w14:paraId="09FE56F2" w14:textId="77777777" w:rsidR="00241AE2" w:rsidRPr="00C77F5E" w:rsidRDefault="00241AE2" w:rsidP="00773906">
            <w:pPr>
              <w:rPr>
                <w:rFonts w:ascii="Calibri" w:hAnsi="Calibri" w:cs="Calibri"/>
              </w:rPr>
            </w:pPr>
            <w:r w:rsidRPr="00C77F5E">
              <w:rPr>
                <w:rFonts w:ascii="Calibri" w:hAnsi="Calibri" w:cs="Calibri"/>
              </w:rPr>
              <w:t>Neurogènes d’alarme soit 0,6 - 0,65 g/l.</w:t>
            </w:r>
          </w:p>
          <w:p w14:paraId="7D5A3AC8" w14:textId="77777777" w:rsidR="00241AE2" w:rsidRPr="00C77F5E" w:rsidRDefault="00241AE2" w:rsidP="00773906">
            <w:pPr>
              <w:rPr>
                <w:rFonts w:ascii="Calibri" w:hAnsi="Calibri" w:cs="Calibri"/>
              </w:rPr>
            </w:pPr>
            <w:r w:rsidRPr="00C77F5E">
              <w:rPr>
                <w:rFonts w:ascii="Calibri" w:hAnsi="Calibri" w:cs="Calibri"/>
              </w:rPr>
              <w:lastRenderedPageBreak/>
              <w:t xml:space="preserve">2-l’hypoglycemie peut-être non ressentie chez le sujet âgé par la présence des complications dégénératifs sous forme des neuropathies végétatives   </w:t>
            </w:r>
          </w:p>
          <w:p w14:paraId="098E05B1" w14:textId="77777777" w:rsidR="00241AE2" w:rsidRPr="00C77F5E" w:rsidRDefault="00241AE2" w:rsidP="00773906">
            <w:pPr>
              <w:rPr>
                <w:rFonts w:ascii="Calibri" w:hAnsi="Calibri" w:cs="Calibri"/>
              </w:rPr>
            </w:pPr>
            <w:r w:rsidRPr="00C77F5E">
              <w:rPr>
                <w:rFonts w:ascii="Calibri" w:hAnsi="Calibri" w:cs="Calibri"/>
              </w:rPr>
              <w:t>3-Car la pression de perfusion est maintenue artificiellement grâce à la pression osmotique. Si cette dernière baisse trop rapidement, une ischémie peut survenir et aggraver la néovascularisation</w:t>
            </w:r>
          </w:p>
          <w:p w14:paraId="287D14AB" w14:textId="77777777" w:rsidR="00241AE2" w:rsidRPr="00C77F5E" w:rsidRDefault="00241AE2" w:rsidP="00773906">
            <w:pPr>
              <w:rPr>
                <w:rFonts w:ascii="Calibri" w:hAnsi="Calibri" w:cs="Calibri"/>
              </w:rPr>
            </w:pPr>
            <w:r w:rsidRPr="00C77F5E">
              <w:rPr>
                <w:rFonts w:ascii="Calibri" w:hAnsi="Calibri" w:cs="Calibri"/>
              </w:rPr>
              <w:t xml:space="preserve">5- l’alcool déclenche une hypoglycémie par l’inhibition de voie de néoglucogenèse hépatique </w:t>
            </w:r>
          </w:p>
        </w:tc>
      </w:tr>
    </w:tbl>
    <w:p w14:paraId="3ABE87B0" w14:textId="77777777" w:rsidR="00241AE2" w:rsidRPr="00C77F5E" w:rsidRDefault="00241AE2" w:rsidP="00241AE2">
      <w:pPr>
        <w:spacing w:after="0"/>
        <w:rPr>
          <w:rFonts w:ascii="Calibri" w:hAnsi="Calibri" w:cs="Calibri"/>
          <w:b/>
          <w:bCs/>
        </w:rPr>
      </w:pPr>
    </w:p>
    <w:p w14:paraId="3A684441" w14:textId="77777777" w:rsidR="00241AE2" w:rsidRPr="00C77F5E" w:rsidRDefault="00241AE2" w:rsidP="00241AE2">
      <w:pPr>
        <w:spacing w:after="0"/>
        <w:rPr>
          <w:rFonts w:ascii="Calibri" w:hAnsi="Calibri" w:cs="Calibri"/>
          <w:b/>
          <w:bCs/>
        </w:rPr>
      </w:pPr>
      <w:r>
        <w:rPr>
          <w:rFonts w:ascii="Calibri" w:hAnsi="Calibri" w:cs="Calibri"/>
          <w:b/>
          <w:bCs/>
        </w:rPr>
        <w:t>24</w:t>
      </w:r>
      <w:r w:rsidRPr="00C77F5E">
        <w:rPr>
          <w:rFonts w:ascii="Calibri" w:hAnsi="Calibri" w:cs="Calibri"/>
          <w:b/>
          <w:bCs/>
        </w:rPr>
        <w:t>. La cétoacidose diabétique : (P2 2024 T36)</w:t>
      </w:r>
    </w:p>
    <w:p w14:paraId="4D0F38DF" w14:textId="77777777" w:rsidR="00241AE2" w:rsidRPr="00C77F5E" w:rsidRDefault="00241AE2" w:rsidP="00241AE2">
      <w:pPr>
        <w:spacing w:after="0"/>
        <w:rPr>
          <w:rFonts w:ascii="Calibri" w:hAnsi="Calibri" w:cs="Calibri"/>
        </w:rPr>
      </w:pPr>
      <w:r w:rsidRPr="00C77F5E">
        <w:rPr>
          <w:rFonts w:ascii="Calibri" w:hAnsi="Calibri" w:cs="Calibri"/>
        </w:rPr>
        <w:t>1- Est définie par l'association d'une hyperglycémie, présence d'acétonémie avec un PH artériel inférieur à 7,3.</w:t>
      </w:r>
    </w:p>
    <w:p w14:paraId="5C0592E2" w14:textId="77777777" w:rsidR="00241AE2" w:rsidRPr="00C77F5E" w:rsidRDefault="00241AE2" w:rsidP="00241AE2">
      <w:pPr>
        <w:spacing w:after="0"/>
        <w:rPr>
          <w:rFonts w:ascii="Calibri" w:hAnsi="Calibri" w:cs="Calibri"/>
        </w:rPr>
      </w:pPr>
      <w:r w:rsidRPr="00C77F5E">
        <w:rPr>
          <w:rFonts w:ascii="Calibri" w:hAnsi="Calibri" w:cs="Calibri"/>
        </w:rPr>
        <w:t>2- L'insulinothérapie parentérale est contre-indiquée si la Kaliémie est inférieure à 3,3 mmol/l.</w:t>
      </w:r>
    </w:p>
    <w:p w14:paraId="5CE0DA11" w14:textId="77777777" w:rsidR="00241AE2" w:rsidRPr="00C77F5E" w:rsidRDefault="00241AE2" w:rsidP="00241AE2">
      <w:pPr>
        <w:spacing w:after="0"/>
        <w:rPr>
          <w:rFonts w:ascii="Calibri" w:hAnsi="Calibri" w:cs="Calibri"/>
        </w:rPr>
      </w:pPr>
      <w:r w:rsidRPr="00C77F5E">
        <w:rPr>
          <w:rFonts w:ascii="Calibri" w:hAnsi="Calibri" w:cs="Calibri"/>
        </w:rPr>
        <w:t>3- Le facteur déclenchant infectieux est représenté le plus souvent par les infections pulmonaires et urinaires.</w:t>
      </w:r>
    </w:p>
    <w:p w14:paraId="391AA295" w14:textId="77777777" w:rsidR="00241AE2" w:rsidRPr="00C77F5E" w:rsidRDefault="00241AE2" w:rsidP="00241AE2">
      <w:pPr>
        <w:spacing w:after="0"/>
        <w:rPr>
          <w:rFonts w:ascii="Calibri" w:hAnsi="Calibri" w:cs="Calibri"/>
        </w:rPr>
      </w:pPr>
      <w:r w:rsidRPr="00C77F5E">
        <w:rPr>
          <w:rFonts w:ascii="Calibri" w:hAnsi="Calibri" w:cs="Calibri"/>
        </w:rPr>
        <w:t>4- Survient surtout dans un contexte d'insulinopénie relative.</w:t>
      </w:r>
    </w:p>
    <w:p w14:paraId="4DDBF0E4" w14:textId="77777777" w:rsidR="00241AE2" w:rsidRPr="00C77F5E" w:rsidRDefault="00241AE2" w:rsidP="00241AE2">
      <w:pPr>
        <w:spacing w:after="0"/>
        <w:rPr>
          <w:rFonts w:ascii="Calibri" w:hAnsi="Calibri" w:cs="Calibri"/>
        </w:rPr>
      </w:pPr>
      <w:r w:rsidRPr="00C77F5E">
        <w:rPr>
          <w:rFonts w:ascii="Calibri" w:hAnsi="Calibri" w:cs="Calibri"/>
        </w:rPr>
        <w:t>5- L'hyponatrémie témoigne de la présence d'une déshydratation intracellulaire.</w:t>
      </w:r>
    </w:p>
    <w:p w14:paraId="09B52E9A" w14:textId="77777777" w:rsidR="00241AE2" w:rsidRPr="00C77F5E" w:rsidRDefault="00241AE2" w:rsidP="00241AE2">
      <w:pPr>
        <w:spacing w:after="0"/>
        <w:rPr>
          <w:rFonts w:ascii="Calibri" w:hAnsi="Calibri" w:cs="Calibri"/>
        </w:rPr>
      </w:pPr>
      <w:r w:rsidRPr="00C77F5E">
        <w:rPr>
          <w:rFonts w:ascii="Calibri" w:hAnsi="Calibri" w:cs="Calibri"/>
        </w:rPr>
        <w:t>A: 1-2-3-5   B: 1-2-3    C: 3-4-5   D: 2-3-4   E: 1-2-3-4-5</w:t>
      </w:r>
    </w:p>
    <w:tbl>
      <w:tblPr>
        <w:tblStyle w:val="TableGrid"/>
        <w:tblW w:w="0" w:type="auto"/>
        <w:tblInd w:w="0" w:type="dxa"/>
        <w:tblLook w:val="04A0" w:firstRow="1" w:lastRow="0" w:firstColumn="1" w:lastColumn="0" w:noHBand="0" w:noVBand="1"/>
      </w:tblPr>
      <w:tblGrid>
        <w:gridCol w:w="805"/>
        <w:gridCol w:w="9389"/>
      </w:tblGrid>
      <w:tr w:rsidR="00241AE2" w:rsidRPr="00C77F5E" w14:paraId="4F70F67D" w14:textId="77777777" w:rsidTr="00773906">
        <w:tc>
          <w:tcPr>
            <w:tcW w:w="805" w:type="dxa"/>
          </w:tcPr>
          <w:p w14:paraId="06C98046" w14:textId="77777777" w:rsidR="00241AE2" w:rsidRPr="00C77F5E" w:rsidRDefault="00241AE2" w:rsidP="00773906">
            <w:pPr>
              <w:rPr>
                <w:rFonts w:ascii="Calibri" w:hAnsi="Calibri" w:cs="Calibri"/>
              </w:rPr>
            </w:pPr>
            <w:r w:rsidRPr="00C77F5E">
              <w:rPr>
                <w:rFonts w:ascii="Calibri" w:hAnsi="Calibri" w:cs="Calibri"/>
                <w:b/>
                <w:bCs/>
                <w:sz w:val="24"/>
                <w:szCs w:val="24"/>
              </w:rPr>
              <w:t>A</w:t>
            </w:r>
          </w:p>
        </w:tc>
        <w:tc>
          <w:tcPr>
            <w:tcW w:w="9389" w:type="dxa"/>
          </w:tcPr>
          <w:p w14:paraId="7B4AA4FD" w14:textId="77777777" w:rsidR="00241AE2" w:rsidRPr="00C77F5E" w:rsidRDefault="00241AE2" w:rsidP="00773906">
            <w:pPr>
              <w:rPr>
                <w:rFonts w:ascii="Calibri" w:hAnsi="Calibri" w:cs="Calibri"/>
              </w:rPr>
            </w:pPr>
            <w:r w:rsidRPr="00C77F5E">
              <w:rPr>
                <w:rFonts w:ascii="Calibri" w:hAnsi="Calibri" w:cs="Calibri"/>
              </w:rPr>
              <w:t>-L'acidocétose diabétique servient chez les diabétiques de type 1 ( insulinopénie absolue) et est moins fréquente chez les diabétiques de type 2 (I nsulinopénie relative)</w:t>
            </w:r>
          </w:p>
          <w:p w14:paraId="79A87A83" w14:textId="77777777" w:rsidR="00241AE2" w:rsidRPr="00C77F5E" w:rsidRDefault="00241AE2" w:rsidP="00773906">
            <w:pPr>
              <w:rPr>
                <w:rFonts w:ascii="Calibri" w:hAnsi="Calibri" w:cs="Calibri"/>
              </w:rPr>
            </w:pPr>
            <w:r w:rsidRPr="00C77F5E">
              <w:rPr>
                <w:rFonts w:ascii="Calibri" w:hAnsi="Calibri" w:cs="Calibri"/>
              </w:rPr>
              <w:t>-L'hyponatrémie est due à une dilution en rapport avec l'hypertonie plasmatique induite par l'hyperglycémie. Elles s'associent donc à une déshydratation intracellulaire</w:t>
            </w:r>
          </w:p>
        </w:tc>
      </w:tr>
    </w:tbl>
    <w:p w14:paraId="3BACFFD6" w14:textId="77777777" w:rsidR="00241AE2" w:rsidRPr="00C77F5E" w:rsidRDefault="00241AE2" w:rsidP="00241AE2">
      <w:pPr>
        <w:spacing w:after="0"/>
        <w:rPr>
          <w:rFonts w:ascii="Calibri" w:hAnsi="Calibri" w:cs="Calibri"/>
          <w:b/>
          <w:bCs/>
        </w:rPr>
      </w:pPr>
    </w:p>
    <w:p w14:paraId="76DF9A31" w14:textId="77777777" w:rsidR="00241AE2" w:rsidRPr="00C77F5E" w:rsidRDefault="00241AE2" w:rsidP="00241AE2">
      <w:pPr>
        <w:spacing w:after="0"/>
        <w:rPr>
          <w:rFonts w:ascii="Calibri" w:hAnsi="Calibri" w:cs="Calibri"/>
          <w:b/>
          <w:bCs/>
        </w:rPr>
      </w:pPr>
      <w:r>
        <w:rPr>
          <w:rFonts w:ascii="Calibri" w:hAnsi="Calibri" w:cs="Calibri"/>
          <w:b/>
          <w:bCs/>
        </w:rPr>
        <w:t>25</w:t>
      </w:r>
      <w:r w:rsidRPr="00C77F5E">
        <w:rPr>
          <w:rFonts w:ascii="Calibri" w:hAnsi="Calibri" w:cs="Calibri"/>
          <w:b/>
          <w:bCs/>
        </w:rPr>
        <w:t>. L'état hyperosmolaire : La ou les réponses justes (P2 2024 T35)</w:t>
      </w:r>
    </w:p>
    <w:p w14:paraId="7B2B47C1" w14:textId="77777777" w:rsidR="00241AE2" w:rsidRPr="00C77F5E" w:rsidRDefault="00241AE2" w:rsidP="00241AE2">
      <w:pPr>
        <w:spacing w:after="0"/>
        <w:rPr>
          <w:rFonts w:ascii="Calibri" w:hAnsi="Calibri" w:cs="Calibri"/>
        </w:rPr>
      </w:pPr>
      <w:r w:rsidRPr="00C77F5E">
        <w:rPr>
          <w:rFonts w:ascii="Calibri" w:hAnsi="Calibri" w:cs="Calibri"/>
        </w:rPr>
        <w:t>1- Est défini par une hyperglycémie majeure associée à une osmolarité plasmatique qui dépasse les 350 mosm/ kg d'eau</w:t>
      </w:r>
    </w:p>
    <w:p w14:paraId="466C9DFD" w14:textId="77777777" w:rsidR="00241AE2" w:rsidRPr="00C77F5E" w:rsidRDefault="00241AE2" w:rsidP="00241AE2">
      <w:pPr>
        <w:spacing w:after="0"/>
        <w:rPr>
          <w:rFonts w:ascii="Calibri" w:hAnsi="Calibri" w:cs="Calibri"/>
        </w:rPr>
      </w:pPr>
      <w:r w:rsidRPr="00C77F5E">
        <w:rPr>
          <w:rFonts w:ascii="Calibri" w:hAnsi="Calibri" w:cs="Calibri"/>
        </w:rPr>
        <w:t>2- Survient surtout chez le sujet âgé grabataire</w:t>
      </w:r>
    </w:p>
    <w:p w14:paraId="4FF5DBE2" w14:textId="77777777" w:rsidR="00241AE2" w:rsidRPr="00C77F5E" w:rsidRDefault="00241AE2" w:rsidP="00241AE2">
      <w:pPr>
        <w:spacing w:after="0"/>
        <w:rPr>
          <w:rFonts w:ascii="Calibri" w:hAnsi="Calibri" w:cs="Calibri"/>
        </w:rPr>
      </w:pPr>
      <w:r w:rsidRPr="00C77F5E">
        <w:rPr>
          <w:rFonts w:ascii="Calibri" w:hAnsi="Calibri" w:cs="Calibri"/>
        </w:rPr>
        <w:t>3- La présence de cétose est obligatoire pour le diagnostic</w:t>
      </w:r>
    </w:p>
    <w:p w14:paraId="2601594D" w14:textId="77777777" w:rsidR="00241AE2" w:rsidRPr="00C77F5E" w:rsidRDefault="00241AE2" w:rsidP="00241AE2">
      <w:pPr>
        <w:spacing w:after="0"/>
        <w:rPr>
          <w:rFonts w:ascii="Calibri" w:hAnsi="Calibri" w:cs="Calibri"/>
        </w:rPr>
      </w:pPr>
      <w:r w:rsidRPr="00C77F5E">
        <w:rPr>
          <w:rFonts w:ascii="Calibri" w:hAnsi="Calibri" w:cs="Calibri"/>
        </w:rPr>
        <w:t>4- Survient surtout chez les patients traités par insulinothérapie que chez ceux traités par antidiabétique oral.</w:t>
      </w:r>
    </w:p>
    <w:p w14:paraId="1CCB9D8A" w14:textId="77777777" w:rsidR="00241AE2" w:rsidRPr="00C77F5E" w:rsidRDefault="00241AE2" w:rsidP="00241AE2">
      <w:pPr>
        <w:spacing w:after="0"/>
        <w:rPr>
          <w:rFonts w:ascii="Calibri" w:hAnsi="Calibri" w:cs="Calibri"/>
        </w:rPr>
      </w:pPr>
      <w:r w:rsidRPr="00C77F5E">
        <w:rPr>
          <w:rFonts w:ascii="Calibri" w:hAnsi="Calibri" w:cs="Calibri"/>
        </w:rPr>
        <w:t xml:space="preserve">5- L'existence d'une insulinopénie absolue est un élément nécessaire pour sa survenue. </w:t>
      </w:r>
    </w:p>
    <w:p w14:paraId="4A67844F" w14:textId="77777777" w:rsidR="00241AE2" w:rsidRPr="00C77F5E" w:rsidRDefault="00241AE2" w:rsidP="00241AE2">
      <w:pPr>
        <w:spacing w:after="0"/>
        <w:rPr>
          <w:rFonts w:ascii="Calibri" w:hAnsi="Calibri" w:cs="Calibri"/>
        </w:rPr>
      </w:pPr>
      <w:r w:rsidRPr="00C77F5E">
        <w:rPr>
          <w:rFonts w:ascii="Calibri" w:hAnsi="Calibri" w:cs="Calibri"/>
        </w:rPr>
        <w:t>A: 1-2  B: 1-4   C: 2-3  D: 2-4   E: 4-5</w:t>
      </w:r>
    </w:p>
    <w:tbl>
      <w:tblPr>
        <w:tblStyle w:val="TableGrid"/>
        <w:tblW w:w="0" w:type="auto"/>
        <w:tblInd w:w="0" w:type="dxa"/>
        <w:tblLook w:val="04A0" w:firstRow="1" w:lastRow="0" w:firstColumn="1" w:lastColumn="0" w:noHBand="0" w:noVBand="1"/>
      </w:tblPr>
      <w:tblGrid>
        <w:gridCol w:w="805"/>
        <w:gridCol w:w="9389"/>
      </w:tblGrid>
      <w:tr w:rsidR="00241AE2" w:rsidRPr="00C77F5E" w14:paraId="5842B728" w14:textId="77777777" w:rsidTr="00773906">
        <w:tc>
          <w:tcPr>
            <w:tcW w:w="805" w:type="dxa"/>
          </w:tcPr>
          <w:p w14:paraId="004BA7FD" w14:textId="77777777" w:rsidR="00241AE2" w:rsidRPr="00C77F5E" w:rsidRDefault="00241AE2" w:rsidP="00773906">
            <w:pPr>
              <w:rPr>
                <w:rFonts w:ascii="Calibri" w:hAnsi="Calibri" w:cs="Calibri"/>
              </w:rPr>
            </w:pPr>
            <w:r w:rsidRPr="00C77F5E">
              <w:rPr>
                <w:rFonts w:ascii="Calibri" w:hAnsi="Calibri" w:cs="Calibri"/>
                <w:b/>
                <w:bCs/>
                <w:sz w:val="24"/>
                <w:szCs w:val="24"/>
              </w:rPr>
              <w:t>A</w:t>
            </w:r>
          </w:p>
        </w:tc>
        <w:tc>
          <w:tcPr>
            <w:tcW w:w="9389" w:type="dxa"/>
          </w:tcPr>
          <w:p w14:paraId="71784DDA" w14:textId="77777777" w:rsidR="00241AE2" w:rsidRPr="00C77F5E" w:rsidRDefault="00241AE2" w:rsidP="00773906">
            <w:pPr>
              <w:rPr>
                <w:rFonts w:ascii="Calibri" w:hAnsi="Calibri" w:cs="Calibri"/>
                <w:b/>
                <w:bCs/>
                <w:color w:val="FF0000"/>
              </w:rPr>
            </w:pPr>
            <w:r w:rsidRPr="00C77F5E">
              <w:rPr>
                <w:rFonts w:ascii="Calibri" w:hAnsi="Calibri" w:cs="Calibri"/>
                <w:b/>
                <w:bCs/>
                <w:color w:val="FF0000"/>
              </w:rPr>
              <w:t>Rappel:</w:t>
            </w:r>
          </w:p>
          <w:p w14:paraId="2F4FA633" w14:textId="77777777" w:rsidR="00241AE2" w:rsidRPr="00C77F5E" w:rsidRDefault="00241AE2" w:rsidP="00773906">
            <w:pPr>
              <w:rPr>
                <w:rFonts w:ascii="Calibri" w:hAnsi="Calibri" w:cs="Calibri"/>
              </w:rPr>
            </w:pPr>
            <w:r w:rsidRPr="00C77F5E">
              <w:rPr>
                <w:rFonts w:ascii="Calibri" w:hAnsi="Calibri" w:cs="Calibri"/>
              </w:rPr>
              <w:t xml:space="preserve">     Le coma hyperosmolaire est une forme grave de décompensation du diabète sucré, la mortalité étant de 20 à 30 % du fait des complications secondaires, iatrogène et du terrain fragile sous-jacent. Il est défini par :                         -Une hyperglycémie &gt; 6g/l.  </w:t>
            </w:r>
          </w:p>
          <w:p w14:paraId="1DA7BA16" w14:textId="77777777" w:rsidR="00241AE2" w:rsidRPr="00C77F5E" w:rsidRDefault="00241AE2" w:rsidP="00773906">
            <w:pPr>
              <w:rPr>
                <w:rFonts w:ascii="Calibri" w:hAnsi="Calibri" w:cs="Calibri"/>
              </w:rPr>
            </w:pPr>
            <w:r w:rsidRPr="00C77F5E">
              <w:rPr>
                <w:rFonts w:ascii="Calibri" w:hAnsi="Calibri" w:cs="Calibri"/>
              </w:rPr>
              <w:t xml:space="preserve">  - Osmolarité calculée &gt; 350mos/l (N = 290-320).</w:t>
            </w:r>
          </w:p>
          <w:p w14:paraId="469AA360" w14:textId="77777777" w:rsidR="00241AE2" w:rsidRPr="00C77F5E" w:rsidRDefault="00241AE2" w:rsidP="00773906">
            <w:pPr>
              <w:rPr>
                <w:rFonts w:ascii="Calibri" w:hAnsi="Calibri" w:cs="Calibri"/>
              </w:rPr>
            </w:pPr>
            <w:r w:rsidRPr="00C77F5E">
              <w:rPr>
                <w:rFonts w:ascii="Calibri" w:hAnsi="Calibri" w:cs="Calibri"/>
              </w:rPr>
              <w:t xml:space="preserve">  - Déshydratation majeure. </w:t>
            </w:r>
          </w:p>
          <w:p w14:paraId="357A7B5C" w14:textId="77777777" w:rsidR="00241AE2" w:rsidRPr="00C77F5E" w:rsidRDefault="00241AE2" w:rsidP="00773906">
            <w:pPr>
              <w:rPr>
                <w:rFonts w:ascii="Calibri" w:hAnsi="Calibri" w:cs="Calibri"/>
              </w:rPr>
            </w:pPr>
            <w:r w:rsidRPr="00C77F5E">
              <w:rPr>
                <w:rFonts w:ascii="Calibri" w:hAnsi="Calibri" w:cs="Calibri"/>
              </w:rPr>
              <w:t xml:space="preserve">  - Troubles de la conscience.</w:t>
            </w:r>
          </w:p>
          <w:p w14:paraId="36DB37F6" w14:textId="77777777" w:rsidR="00241AE2" w:rsidRPr="00C77F5E" w:rsidRDefault="00241AE2" w:rsidP="00773906">
            <w:pPr>
              <w:rPr>
                <w:rFonts w:ascii="Calibri" w:hAnsi="Calibri" w:cs="Calibri"/>
              </w:rPr>
            </w:pPr>
            <w:r w:rsidRPr="00C77F5E">
              <w:rPr>
                <w:rFonts w:ascii="Calibri" w:hAnsi="Calibri" w:cs="Calibri"/>
              </w:rPr>
              <w:t xml:space="preserve">  - Cétonémie ou cétonurie négative. </w:t>
            </w:r>
          </w:p>
          <w:p w14:paraId="12FEB368" w14:textId="77777777" w:rsidR="00241AE2" w:rsidRPr="00C77F5E" w:rsidRDefault="00241AE2" w:rsidP="00773906">
            <w:pPr>
              <w:rPr>
                <w:rFonts w:ascii="Calibri" w:hAnsi="Calibri" w:cs="Calibri"/>
              </w:rPr>
            </w:pPr>
            <w:r w:rsidRPr="00C77F5E">
              <w:rPr>
                <w:rFonts w:ascii="Calibri" w:hAnsi="Calibri" w:cs="Calibri"/>
                <w:b/>
                <w:bCs/>
                <w:i/>
                <w:iCs/>
              </w:rPr>
              <w:t xml:space="preserve">              • Terrain</w:t>
            </w:r>
            <w:r w:rsidRPr="00C77F5E">
              <w:rPr>
                <w:rFonts w:ascii="Calibri" w:hAnsi="Calibri" w:cs="Calibri"/>
              </w:rPr>
              <w:t xml:space="preserve"> :</w:t>
            </w:r>
          </w:p>
          <w:p w14:paraId="50356ADB" w14:textId="77777777" w:rsidR="00241AE2" w:rsidRPr="00C77F5E" w:rsidRDefault="00241AE2" w:rsidP="00773906">
            <w:pPr>
              <w:rPr>
                <w:rFonts w:ascii="Calibri" w:hAnsi="Calibri" w:cs="Calibri"/>
              </w:rPr>
            </w:pPr>
            <w:r w:rsidRPr="00C77F5E">
              <w:rPr>
                <w:rFonts w:ascii="Calibri" w:hAnsi="Calibri" w:cs="Calibri"/>
              </w:rPr>
              <w:t>- Diabète de type 2 peu important (Insulinosécrétion conservée).</w:t>
            </w:r>
          </w:p>
          <w:p w14:paraId="2C5137BD" w14:textId="77777777" w:rsidR="00241AE2" w:rsidRPr="00C77F5E" w:rsidRDefault="00241AE2" w:rsidP="00773906">
            <w:pPr>
              <w:rPr>
                <w:rFonts w:ascii="Calibri" w:hAnsi="Calibri" w:cs="Calibri"/>
              </w:rPr>
            </w:pPr>
            <w:r w:rsidRPr="00C77F5E">
              <w:rPr>
                <w:rFonts w:ascii="Calibri" w:hAnsi="Calibri" w:cs="Calibri"/>
              </w:rPr>
              <w:t>- Diabète non connu ou négligé.</w:t>
            </w:r>
          </w:p>
          <w:p w14:paraId="42D421E1" w14:textId="77777777" w:rsidR="00241AE2" w:rsidRPr="00C77F5E" w:rsidRDefault="00241AE2" w:rsidP="00773906">
            <w:pPr>
              <w:rPr>
                <w:rFonts w:ascii="Calibri" w:hAnsi="Calibri" w:cs="Calibri"/>
              </w:rPr>
            </w:pPr>
            <w:r w:rsidRPr="00C77F5E">
              <w:rPr>
                <w:rFonts w:ascii="Calibri" w:hAnsi="Calibri" w:cs="Calibri"/>
              </w:rPr>
              <w:t>- Sujet âgé : Dépendance de l’entourage, troubles neuropsychiatriques, perte de la sensation de soif,</w:t>
            </w:r>
          </w:p>
          <w:p w14:paraId="5F2494DF" w14:textId="77777777" w:rsidR="00241AE2" w:rsidRPr="00C77F5E" w:rsidRDefault="00241AE2" w:rsidP="00773906">
            <w:pPr>
              <w:rPr>
                <w:rFonts w:ascii="Calibri" w:hAnsi="Calibri" w:cs="Calibri"/>
              </w:rPr>
            </w:pPr>
            <w:r w:rsidRPr="00C77F5E">
              <w:rPr>
                <w:rFonts w:ascii="Calibri" w:hAnsi="Calibri" w:cs="Calibri"/>
              </w:rPr>
              <w:lastRenderedPageBreak/>
              <w:t xml:space="preserve">- Incapacité de boire : Débilité, démence, âge avancé, handicap mental... </w:t>
            </w:r>
          </w:p>
          <w:p w14:paraId="19700A94" w14:textId="77777777" w:rsidR="00241AE2" w:rsidRPr="00C77F5E" w:rsidRDefault="00241AE2" w:rsidP="00773906">
            <w:pPr>
              <w:rPr>
                <w:rFonts w:ascii="Calibri" w:hAnsi="Calibri" w:cs="Calibri"/>
              </w:rPr>
            </w:pPr>
            <w:r w:rsidRPr="00C77F5E">
              <w:rPr>
                <w:rFonts w:ascii="Calibri" w:hAnsi="Calibri" w:cs="Calibri"/>
              </w:rPr>
              <w:t xml:space="preserve">           </w:t>
            </w:r>
            <w:r w:rsidRPr="00C77F5E">
              <w:rPr>
                <w:rFonts w:ascii="Calibri" w:hAnsi="Calibri" w:cs="Calibri"/>
                <w:sz w:val="24"/>
                <w:szCs w:val="24"/>
              </w:rPr>
              <w:t xml:space="preserve">• </w:t>
            </w:r>
            <w:r w:rsidRPr="00C77F5E">
              <w:rPr>
                <w:rFonts w:ascii="Calibri" w:hAnsi="Calibri" w:cs="Calibri"/>
                <w:b/>
                <w:bCs/>
                <w:sz w:val="24"/>
                <w:szCs w:val="24"/>
              </w:rPr>
              <w:t>Facteurs favorisants</w:t>
            </w:r>
            <w:r w:rsidRPr="00C77F5E">
              <w:rPr>
                <w:rFonts w:ascii="Calibri" w:hAnsi="Calibri" w:cs="Calibri"/>
                <w:b/>
                <w:bCs/>
              </w:rPr>
              <w:t>:</w:t>
            </w:r>
          </w:p>
          <w:p w14:paraId="7A5281E4" w14:textId="77777777" w:rsidR="00241AE2" w:rsidRPr="00C77F5E" w:rsidRDefault="00241AE2" w:rsidP="00773906">
            <w:pPr>
              <w:rPr>
                <w:rFonts w:ascii="Calibri" w:hAnsi="Calibri" w:cs="Calibri"/>
              </w:rPr>
            </w:pPr>
          </w:p>
          <w:p w14:paraId="4A4DF586" w14:textId="77777777" w:rsidR="00241AE2" w:rsidRPr="00C77F5E" w:rsidRDefault="00241AE2" w:rsidP="00773906">
            <w:pPr>
              <w:rPr>
                <w:rFonts w:ascii="Calibri" w:hAnsi="Calibri" w:cs="Calibri"/>
              </w:rPr>
            </w:pPr>
            <w:r w:rsidRPr="00C77F5E">
              <w:rPr>
                <w:rFonts w:ascii="Calibri" w:hAnsi="Calibri" w:cs="Calibri"/>
              </w:rPr>
              <w:t xml:space="preserve">▪ </w:t>
            </w:r>
            <w:r w:rsidRPr="00C77F5E">
              <w:rPr>
                <w:rFonts w:ascii="Calibri" w:hAnsi="Calibri" w:cs="Calibri"/>
                <w:b/>
                <w:bCs/>
              </w:rPr>
              <w:t>Age &gt; 70 ans</w:t>
            </w:r>
            <w:r w:rsidRPr="00C77F5E">
              <w:rPr>
                <w:rFonts w:ascii="Calibri" w:hAnsi="Calibri" w:cs="Calibri"/>
              </w:rPr>
              <w:t xml:space="preserve"> ( perte ou diminution de la sensation de</w:t>
            </w:r>
          </w:p>
          <w:p w14:paraId="2BD0EC86" w14:textId="77777777" w:rsidR="00241AE2" w:rsidRPr="00C77F5E" w:rsidRDefault="00241AE2" w:rsidP="00773906">
            <w:pPr>
              <w:rPr>
                <w:rFonts w:ascii="Calibri" w:hAnsi="Calibri" w:cs="Calibri"/>
              </w:rPr>
            </w:pPr>
            <w:r w:rsidRPr="00C77F5E">
              <w:rPr>
                <w:rFonts w:ascii="Calibri" w:hAnsi="Calibri" w:cs="Calibri"/>
              </w:rPr>
              <w:t>soif+++)</w:t>
            </w:r>
          </w:p>
          <w:p w14:paraId="090E982A" w14:textId="77777777" w:rsidR="00241AE2" w:rsidRPr="00C77F5E" w:rsidRDefault="00241AE2" w:rsidP="00773906">
            <w:pPr>
              <w:rPr>
                <w:rFonts w:ascii="Calibri" w:hAnsi="Calibri" w:cs="Calibri"/>
              </w:rPr>
            </w:pPr>
            <w:r w:rsidRPr="00C77F5E">
              <w:rPr>
                <w:rFonts w:ascii="Calibri" w:hAnsi="Calibri" w:cs="Calibri"/>
              </w:rPr>
              <w:t>▪ Démence</w:t>
            </w:r>
          </w:p>
          <w:p w14:paraId="0FF041AD" w14:textId="77777777" w:rsidR="00241AE2" w:rsidRPr="00C77F5E" w:rsidRDefault="00241AE2" w:rsidP="00773906">
            <w:pPr>
              <w:rPr>
                <w:rFonts w:ascii="Calibri" w:hAnsi="Calibri" w:cs="Calibri"/>
              </w:rPr>
            </w:pPr>
            <w:r w:rsidRPr="00C77F5E">
              <w:rPr>
                <w:rFonts w:ascii="Calibri" w:hAnsi="Calibri" w:cs="Calibri"/>
              </w:rPr>
              <w:t>▪ Résidence en maison de retraite</w:t>
            </w:r>
          </w:p>
          <w:p w14:paraId="0F144917" w14:textId="77777777" w:rsidR="00241AE2" w:rsidRPr="00C77F5E" w:rsidRDefault="00241AE2" w:rsidP="00773906">
            <w:pPr>
              <w:rPr>
                <w:rFonts w:ascii="Calibri" w:hAnsi="Calibri" w:cs="Calibri"/>
              </w:rPr>
            </w:pPr>
            <w:r w:rsidRPr="00C77F5E">
              <w:rPr>
                <w:rFonts w:ascii="Calibri" w:hAnsi="Calibri" w:cs="Calibri"/>
              </w:rPr>
              <w:t>▪ Diabète méconnu</w:t>
            </w:r>
          </w:p>
          <w:p w14:paraId="1844B686" w14:textId="77777777" w:rsidR="00241AE2" w:rsidRPr="00C77F5E" w:rsidRDefault="00241AE2" w:rsidP="00773906">
            <w:pPr>
              <w:rPr>
                <w:rFonts w:ascii="Calibri" w:hAnsi="Calibri" w:cs="Calibri"/>
              </w:rPr>
            </w:pPr>
            <w:r w:rsidRPr="00C77F5E">
              <w:rPr>
                <w:rFonts w:ascii="Calibri" w:hAnsi="Calibri" w:cs="Calibri"/>
              </w:rPr>
              <w:t xml:space="preserve">▪ </w:t>
            </w:r>
            <w:r w:rsidRPr="00C77F5E">
              <w:rPr>
                <w:rFonts w:ascii="Calibri" w:hAnsi="Calibri" w:cs="Calibri"/>
                <w:b/>
                <w:bCs/>
              </w:rPr>
              <w:t>Diabète non traité par insuline</w:t>
            </w:r>
          </w:p>
          <w:p w14:paraId="1F1AEAE1" w14:textId="77777777" w:rsidR="00241AE2" w:rsidRPr="00C77F5E" w:rsidRDefault="00241AE2" w:rsidP="00773906">
            <w:pPr>
              <w:rPr>
                <w:rFonts w:ascii="Calibri" w:hAnsi="Calibri" w:cs="Calibri"/>
              </w:rPr>
            </w:pPr>
            <w:r w:rsidRPr="00C77F5E">
              <w:rPr>
                <w:rFonts w:ascii="Calibri" w:hAnsi="Calibri" w:cs="Calibri"/>
              </w:rPr>
              <w:t>▪ Facteurs médicamenteux:</w:t>
            </w:r>
          </w:p>
          <w:p w14:paraId="66B1760E" w14:textId="77777777" w:rsidR="00241AE2" w:rsidRPr="00C77F5E" w:rsidRDefault="00241AE2" w:rsidP="00773906">
            <w:pPr>
              <w:rPr>
                <w:rFonts w:ascii="Calibri" w:hAnsi="Calibri" w:cs="Calibri"/>
              </w:rPr>
            </w:pPr>
            <w:r w:rsidRPr="00C77F5E">
              <w:rPr>
                <w:rFonts w:ascii="Calibri" w:hAnsi="Calibri" w:cs="Calibri"/>
              </w:rPr>
              <w:t>diurétiques,corticoides,immunosuppresseurs,nutrition</w:t>
            </w:r>
          </w:p>
          <w:p w14:paraId="410AD964" w14:textId="77777777" w:rsidR="00241AE2" w:rsidRPr="00C77F5E" w:rsidRDefault="00241AE2" w:rsidP="00773906">
            <w:pPr>
              <w:rPr>
                <w:rFonts w:ascii="Calibri" w:hAnsi="Calibri" w:cs="Calibri"/>
              </w:rPr>
            </w:pPr>
            <w:r w:rsidRPr="00C77F5E">
              <w:rPr>
                <w:rFonts w:ascii="Calibri" w:hAnsi="Calibri" w:cs="Calibri"/>
              </w:rPr>
              <w:t>parentérale.</w:t>
            </w:r>
          </w:p>
        </w:tc>
      </w:tr>
    </w:tbl>
    <w:p w14:paraId="12794D9B" w14:textId="77777777" w:rsidR="00241AE2" w:rsidRPr="00C77F5E" w:rsidRDefault="00241AE2" w:rsidP="00241AE2">
      <w:pPr>
        <w:spacing w:after="0"/>
        <w:rPr>
          <w:rFonts w:ascii="Calibri" w:hAnsi="Calibri" w:cs="Calibri"/>
        </w:rPr>
      </w:pPr>
    </w:p>
    <w:p w14:paraId="52A2DF24" w14:textId="77777777" w:rsidR="00241AE2" w:rsidRPr="00C77F5E" w:rsidRDefault="00241AE2" w:rsidP="00241AE2">
      <w:pPr>
        <w:spacing w:after="0"/>
        <w:rPr>
          <w:rFonts w:ascii="Calibri" w:hAnsi="Calibri" w:cs="Calibri"/>
        </w:rPr>
      </w:pPr>
      <w:r w:rsidRPr="00C77F5E">
        <w:rPr>
          <w:rFonts w:ascii="Calibri" w:hAnsi="Calibri" w:cs="Calibri"/>
        </w:rPr>
        <w:t>Le jeune BM, âgé de 17 ans, diabétique de type 1 depuis 10 ans, traité par un schéma insulinique basal bolus, arrive aux urgences suite à un malaise brutal. Sa tension artérielle est de 120/75 mmHg, son pouls 95 pulsations/ mn. Le bilan réalisé, montre : une glycémie à 1 g/l, une glycosurie -, une acétonurie +.</w:t>
      </w:r>
    </w:p>
    <w:p w14:paraId="4D574BE2" w14:textId="77777777" w:rsidR="00241AE2" w:rsidRPr="00C77F5E" w:rsidRDefault="00241AE2" w:rsidP="00241AE2">
      <w:pPr>
        <w:spacing w:after="0"/>
        <w:rPr>
          <w:rFonts w:ascii="Calibri" w:hAnsi="Calibri" w:cs="Calibri"/>
          <w:b/>
          <w:bCs/>
        </w:rPr>
      </w:pPr>
      <w:r>
        <w:rPr>
          <w:rFonts w:ascii="Calibri" w:hAnsi="Calibri" w:cs="Calibri"/>
          <w:b/>
          <w:bCs/>
        </w:rPr>
        <w:t>26</w:t>
      </w:r>
      <w:r w:rsidRPr="00C77F5E">
        <w:rPr>
          <w:rFonts w:ascii="Calibri" w:hAnsi="Calibri" w:cs="Calibri"/>
          <w:b/>
          <w:bCs/>
        </w:rPr>
        <w:t>. Vous pensez d'abord à : (P2 2024 T)</w:t>
      </w:r>
    </w:p>
    <w:p w14:paraId="2906F4D8" w14:textId="77777777" w:rsidR="00241AE2" w:rsidRPr="00C77F5E" w:rsidRDefault="00241AE2" w:rsidP="00241AE2">
      <w:pPr>
        <w:spacing w:after="0"/>
        <w:rPr>
          <w:rFonts w:ascii="Calibri" w:hAnsi="Calibri" w:cs="Calibri"/>
        </w:rPr>
      </w:pPr>
      <w:r w:rsidRPr="00C77F5E">
        <w:rPr>
          <w:rFonts w:ascii="Calibri" w:hAnsi="Calibri" w:cs="Calibri"/>
        </w:rPr>
        <w:t>A- Une céto-acidose débutante.</w:t>
      </w:r>
    </w:p>
    <w:p w14:paraId="0AEBD0D9" w14:textId="77777777" w:rsidR="00241AE2" w:rsidRPr="00C77F5E" w:rsidRDefault="00241AE2" w:rsidP="00241AE2">
      <w:pPr>
        <w:spacing w:after="0"/>
        <w:rPr>
          <w:rFonts w:ascii="Calibri" w:hAnsi="Calibri" w:cs="Calibri"/>
        </w:rPr>
      </w:pPr>
      <w:r w:rsidRPr="00C77F5E">
        <w:rPr>
          <w:rFonts w:ascii="Calibri" w:hAnsi="Calibri" w:cs="Calibri"/>
        </w:rPr>
        <w:t>B- Une acidose lactique</w:t>
      </w:r>
    </w:p>
    <w:p w14:paraId="13B7C829" w14:textId="77777777" w:rsidR="00241AE2" w:rsidRPr="00C77F5E" w:rsidRDefault="00241AE2" w:rsidP="00241AE2">
      <w:pPr>
        <w:spacing w:after="0"/>
        <w:rPr>
          <w:rFonts w:ascii="Calibri" w:hAnsi="Calibri" w:cs="Calibri"/>
        </w:rPr>
      </w:pPr>
      <w:r w:rsidRPr="00C77F5E">
        <w:rPr>
          <w:rFonts w:ascii="Calibri" w:hAnsi="Calibri" w:cs="Calibri"/>
        </w:rPr>
        <w:t>C- Une hypoglycémie</w:t>
      </w:r>
    </w:p>
    <w:p w14:paraId="0C8690A2" w14:textId="77777777" w:rsidR="00241AE2" w:rsidRPr="00C77F5E" w:rsidRDefault="00241AE2" w:rsidP="00241AE2">
      <w:pPr>
        <w:spacing w:after="0"/>
        <w:rPr>
          <w:rFonts w:ascii="Calibri" w:hAnsi="Calibri" w:cs="Calibri"/>
        </w:rPr>
      </w:pPr>
      <w:r w:rsidRPr="00C77F5E">
        <w:rPr>
          <w:rFonts w:ascii="Calibri" w:hAnsi="Calibri" w:cs="Calibri"/>
        </w:rPr>
        <w:t>D- Une hypotension</w:t>
      </w:r>
    </w:p>
    <w:p w14:paraId="2167521F" w14:textId="77777777" w:rsidR="00241AE2" w:rsidRPr="00C77F5E" w:rsidRDefault="00241AE2" w:rsidP="00241AE2">
      <w:pPr>
        <w:spacing w:after="0"/>
        <w:rPr>
          <w:rFonts w:ascii="Calibri" w:hAnsi="Calibri" w:cs="Calibri"/>
        </w:rPr>
      </w:pPr>
      <w:r w:rsidRPr="00C77F5E">
        <w:rPr>
          <w:rFonts w:ascii="Calibri" w:hAnsi="Calibri" w:cs="Calibri"/>
        </w:rPr>
        <w:t>E- Un trouble du rythme cardiaque.</w:t>
      </w:r>
    </w:p>
    <w:tbl>
      <w:tblPr>
        <w:tblStyle w:val="TableGrid"/>
        <w:tblW w:w="0" w:type="auto"/>
        <w:tblInd w:w="0" w:type="dxa"/>
        <w:tblLook w:val="04A0" w:firstRow="1" w:lastRow="0" w:firstColumn="1" w:lastColumn="0" w:noHBand="0" w:noVBand="1"/>
      </w:tblPr>
      <w:tblGrid>
        <w:gridCol w:w="805"/>
        <w:gridCol w:w="9389"/>
      </w:tblGrid>
      <w:tr w:rsidR="00241AE2" w:rsidRPr="00C77F5E" w14:paraId="7A6747A6" w14:textId="77777777" w:rsidTr="00773906">
        <w:tc>
          <w:tcPr>
            <w:tcW w:w="805" w:type="dxa"/>
          </w:tcPr>
          <w:p w14:paraId="13C63CBE" w14:textId="77777777" w:rsidR="00241AE2" w:rsidRPr="00C77F5E" w:rsidRDefault="00241AE2" w:rsidP="00773906">
            <w:pPr>
              <w:rPr>
                <w:rFonts w:ascii="Calibri" w:hAnsi="Calibri" w:cs="Calibri"/>
              </w:rPr>
            </w:pPr>
            <w:r w:rsidRPr="00C77F5E">
              <w:rPr>
                <w:rFonts w:ascii="Calibri" w:hAnsi="Calibri" w:cs="Calibri"/>
                <w:b/>
                <w:bCs/>
                <w:sz w:val="24"/>
                <w:szCs w:val="24"/>
              </w:rPr>
              <w:t>C</w:t>
            </w:r>
          </w:p>
        </w:tc>
        <w:tc>
          <w:tcPr>
            <w:tcW w:w="9389" w:type="dxa"/>
          </w:tcPr>
          <w:p w14:paraId="3714F175" w14:textId="77777777" w:rsidR="00241AE2" w:rsidRPr="00C77F5E" w:rsidRDefault="00241AE2" w:rsidP="00773906">
            <w:pPr>
              <w:rPr>
                <w:rFonts w:ascii="Calibri" w:hAnsi="Calibri" w:cs="Calibri"/>
              </w:rPr>
            </w:pPr>
            <w:r w:rsidRPr="00C77F5E">
              <w:rPr>
                <w:rFonts w:ascii="Calibri" w:hAnsi="Calibri" w:cs="Calibri"/>
              </w:rPr>
              <w:t>Tout symptôme brutal, inhabituel chez un patient diabétique sous traitement hypoglycémiant (insuline,</w:t>
            </w:r>
          </w:p>
          <w:p w14:paraId="397FE454" w14:textId="77777777" w:rsidR="00241AE2" w:rsidRPr="00C77F5E" w:rsidRDefault="00241AE2" w:rsidP="00773906">
            <w:pPr>
              <w:rPr>
                <w:rFonts w:ascii="Calibri" w:hAnsi="Calibri" w:cs="Calibri"/>
              </w:rPr>
            </w:pPr>
            <w:r w:rsidRPr="00C77F5E">
              <w:rPr>
                <w:rFonts w:ascii="Calibri" w:hAnsi="Calibri" w:cs="Calibri"/>
              </w:rPr>
              <w:t>SH) est une hypoglycémie jusqu’à preuve du contraire</w:t>
            </w:r>
          </w:p>
        </w:tc>
      </w:tr>
    </w:tbl>
    <w:p w14:paraId="6734A30A"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p>
    <w:p w14:paraId="695F9AA9"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27</w:t>
      </w:r>
      <w:r w:rsidRPr="00C77F5E">
        <w:rPr>
          <w:rFonts w:ascii="Calibri" w:eastAsia="Times New Roman" w:hAnsi="Calibri" w:cs="Calibri"/>
          <w:b/>
          <w:bCs/>
          <w:color w:val="1C1E21"/>
          <w:lang w:eastAsia="fr-FR"/>
        </w:rPr>
        <w:t>. Parmi ces manifestations, une hypoglycémie est évoquée devant: (Réponse fausse)</w:t>
      </w:r>
      <w:r w:rsidRPr="00C77F5E">
        <w:rPr>
          <w:rFonts w:ascii="Calibri" w:eastAsia="Times New Roman" w:hAnsi="Calibri" w:cs="Calibri"/>
          <w:b/>
          <w:bCs/>
          <w:color w:val="050505"/>
          <w:lang w:eastAsia="fr-FR"/>
        </w:rPr>
        <w:t xml:space="preserve"> (P1 2024 T34)</w:t>
      </w:r>
    </w:p>
    <w:p w14:paraId="13BD320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Pâleur.</w:t>
      </w:r>
    </w:p>
    <w:p w14:paraId="5C359202"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Convulsions</w:t>
      </w:r>
    </w:p>
    <w:p w14:paraId="0E2F318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Sueurs.</w:t>
      </w:r>
    </w:p>
    <w:p w14:paraId="438C5AAB"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Soif</w:t>
      </w:r>
    </w:p>
    <w:p w14:paraId="7A7F1C4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Diplopie</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7CD0CBCA" w14:textId="77777777" w:rsidTr="00773906">
        <w:tc>
          <w:tcPr>
            <w:tcW w:w="592" w:type="dxa"/>
          </w:tcPr>
          <w:p w14:paraId="796D8911"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34</w:t>
            </w:r>
          </w:p>
        </w:tc>
        <w:tc>
          <w:tcPr>
            <w:tcW w:w="900" w:type="dxa"/>
          </w:tcPr>
          <w:p w14:paraId="7A303BF2"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D</w:t>
            </w:r>
          </w:p>
        </w:tc>
        <w:tc>
          <w:tcPr>
            <w:tcW w:w="8493" w:type="dxa"/>
          </w:tcPr>
          <w:p w14:paraId="2778ACF9" w14:textId="77777777" w:rsidR="00241AE2" w:rsidRPr="00C77F5E" w:rsidRDefault="00241AE2" w:rsidP="00773906">
            <w:pPr>
              <w:textAlignment w:val="center"/>
              <w:rPr>
                <w:rFonts w:ascii="Calibri" w:eastAsia="Times New Roman" w:hAnsi="Calibri" w:cs="Calibri"/>
                <w:b/>
                <w:bCs/>
                <w:color w:val="1C1E21"/>
              </w:rPr>
            </w:pPr>
            <w:r w:rsidRPr="00C77F5E">
              <w:rPr>
                <w:rFonts w:ascii="Calibri" w:eastAsia="Times New Roman" w:hAnsi="Calibri" w:cs="Calibri"/>
                <w:b/>
                <w:bCs/>
                <w:color w:val="1C1E21"/>
              </w:rPr>
              <w:t>-La Clinique de l’hypoglycémie :</w:t>
            </w:r>
          </w:p>
          <w:p w14:paraId="5B90A240" w14:textId="77777777" w:rsidR="00241AE2" w:rsidRPr="00C77F5E" w:rsidRDefault="00241AE2" w:rsidP="00773906">
            <w:pPr>
              <w:textAlignment w:val="center"/>
              <w:rPr>
                <w:rFonts w:ascii="Calibri" w:eastAsia="Times New Roman" w:hAnsi="Calibri" w:cs="Calibri"/>
                <w:b/>
                <w:bCs/>
                <w:color w:val="1C1E21"/>
              </w:rPr>
            </w:pPr>
            <w:r w:rsidRPr="00C77F5E">
              <w:rPr>
                <w:rFonts w:ascii="Calibri" w:eastAsia="Times New Roman" w:hAnsi="Calibri" w:cs="Calibri"/>
                <w:b/>
                <w:bCs/>
                <w:color w:val="1C1E21"/>
              </w:rPr>
              <w:t>symptômes neurovégétatifs</w:t>
            </w:r>
          </w:p>
          <w:p w14:paraId="56AD4A44"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-mains moites, sueurs froides, pâleur tremblements des extrémités, tachycardie avec palpitations, sensation de </w:t>
            </w:r>
            <w:r w:rsidRPr="00C77F5E">
              <w:rPr>
                <w:rFonts w:ascii="Calibri" w:eastAsia="Times New Roman" w:hAnsi="Calibri" w:cs="Calibri"/>
                <w:b/>
                <w:bCs/>
                <w:color w:val="1C1E21"/>
              </w:rPr>
              <w:t>faim intense</w:t>
            </w:r>
            <w:r w:rsidRPr="00C77F5E">
              <w:rPr>
                <w:rFonts w:ascii="Calibri" w:eastAsia="Times New Roman" w:hAnsi="Calibri" w:cs="Calibri"/>
                <w:color w:val="1C1E21"/>
              </w:rPr>
              <w:t xml:space="preserve">( </w:t>
            </w:r>
            <w:r w:rsidRPr="00C77F5E">
              <w:rPr>
                <w:rFonts w:ascii="Calibri" w:eastAsia="Times New Roman" w:hAnsi="Calibri" w:cs="Calibri"/>
                <w:b/>
                <w:bCs/>
                <w:i/>
                <w:iCs/>
                <w:color w:val="1C1E21"/>
              </w:rPr>
              <w:t>la soif on la trouve surtout dans l’acédocétose</w:t>
            </w:r>
            <w:r w:rsidRPr="00C77F5E">
              <w:rPr>
                <w:rFonts w:ascii="Calibri" w:eastAsia="Times New Roman" w:hAnsi="Calibri" w:cs="Calibri"/>
                <w:color w:val="1C1E21"/>
              </w:rPr>
              <w:t xml:space="preserve"> ) </w:t>
            </w:r>
          </w:p>
          <w:p w14:paraId="5106E473"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lastRenderedPageBreak/>
              <w:t xml:space="preserve">   -symptômes moins fréquents:  poussées hypertensives, crises d’angor , troubles du rythme, nausées, vomissements</w:t>
            </w:r>
          </w:p>
          <w:p w14:paraId="1076F023" w14:textId="77777777" w:rsidR="00241AE2" w:rsidRPr="00C77F5E" w:rsidRDefault="00241AE2" w:rsidP="00773906">
            <w:pPr>
              <w:textAlignment w:val="center"/>
              <w:rPr>
                <w:rFonts w:ascii="Calibri" w:eastAsia="Times New Roman" w:hAnsi="Calibri" w:cs="Calibri"/>
                <w:b/>
                <w:bCs/>
                <w:color w:val="1C1E21"/>
              </w:rPr>
            </w:pPr>
            <w:r w:rsidRPr="00C77F5E">
              <w:rPr>
                <w:rFonts w:ascii="Calibri" w:eastAsia="Times New Roman" w:hAnsi="Calibri" w:cs="Calibri"/>
                <w:b/>
                <w:bCs/>
                <w:color w:val="1C1E21"/>
              </w:rPr>
              <w:t>symptômes neuroglycopéniques si glycémie&lt; 0,50 g/l</w:t>
            </w:r>
          </w:p>
          <w:p w14:paraId="3DE738D2"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-Flou visuel , céphalées, malaise asthénie importante, troubles de la concentration, troubles psychiatriques, troubles moteurs déficitaires, </w:t>
            </w:r>
            <w:r w:rsidRPr="00C77F5E">
              <w:rPr>
                <w:rFonts w:ascii="Calibri" w:eastAsia="Times New Roman" w:hAnsi="Calibri" w:cs="Calibri"/>
                <w:b/>
                <w:bCs/>
                <w:color w:val="1C1E21"/>
              </w:rPr>
              <w:t>visuels</w:t>
            </w:r>
            <w:r w:rsidRPr="00C77F5E">
              <w:rPr>
                <w:rFonts w:ascii="Calibri" w:eastAsia="Times New Roman" w:hAnsi="Calibri" w:cs="Calibri"/>
                <w:color w:val="1C1E21"/>
              </w:rPr>
              <w:t>….</w:t>
            </w:r>
          </w:p>
          <w:p w14:paraId="6A7B9C6A"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En l’absence de resucrage : </w:t>
            </w:r>
            <w:r w:rsidRPr="00C77F5E">
              <w:rPr>
                <w:rFonts w:ascii="Calibri" w:eastAsia="Times New Roman" w:hAnsi="Calibri" w:cs="Calibri"/>
                <w:b/>
                <w:bCs/>
                <w:color w:val="1C1E21"/>
              </w:rPr>
              <w:t>coma brutal</w:t>
            </w:r>
            <w:r w:rsidRPr="00C77F5E">
              <w:rPr>
                <w:rFonts w:ascii="Calibri" w:eastAsia="Times New Roman" w:hAnsi="Calibri" w:cs="Calibri"/>
                <w:color w:val="1C1E21"/>
              </w:rPr>
              <w:t xml:space="preserve"> avec tachycardie, sueurs abondantes, sd pyramidal, Babinski bilatéral…(</w:t>
            </w:r>
            <w:r w:rsidRPr="00C77F5E">
              <w:rPr>
                <w:rFonts w:ascii="Calibri" w:eastAsia="Times New Roman" w:hAnsi="Calibri" w:cs="Calibri"/>
                <w:b/>
                <w:bCs/>
                <w:color w:val="1C1E21"/>
              </w:rPr>
              <w:t>agitation</w:t>
            </w:r>
            <w:r w:rsidRPr="00C77F5E">
              <w:rPr>
                <w:rFonts w:ascii="Calibri" w:eastAsia="Times New Roman" w:hAnsi="Calibri" w:cs="Calibri"/>
                <w:color w:val="1C1E21"/>
              </w:rPr>
              <w:t>).</w:t>
            </w:r>
          </w:p>
          <w:p w14:paraId="232C7D54" w14:textId="77777777" w:rsidR="00241AE2" w:rsidRPr="00C77F5E" w:rsidRDefault="00241AE2" w:rsidP="00773906">
            <w:pPr>
              <w:textAlignment w:val="center"/>
              <w:rPr>
                <w:rFonts w:ascii="Calibri" w:eastAsia="Times New Roman" w:hAnsi="Calibri" w:cs="Calibri"/>
                <w:color w:val="1C1E21"/>
              </w:rPr>
            </w:pPr>
          </w:p>
        </w:tc>
      </w:tr>
    </w:tbl>
    <w:p w14:paraId="71270123"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p>
    <w:p w14:paraId="00638631"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sidRPr="00C77F5E">
        <w:rPr>
          <w:rFonts w:ascii="Calibri" w:eastAsia="Times New Roman" w:hAnsi="Calibri" w:cs="Calibri"/>
          <w:b/>
          <w:bCs/>
          <w:color w:val="1C1E21"/>
          <w:lang w:eastAsia="fr-FR"/>
        </w:rPr>
        <w:t>28. Le coma hyperosmolaire (La ou les réponses justes)</w:t>
      </w:r>
      <w:r w:rsidRPr="00C77F5E">
        <w:rPr>
          <w:rFonts w:ascii="Calibri" w:eastAsia="Times New Roman" w:hAnsi="Calibri" w:cs="Calibri"/>
          <w:b/>
          <w:bCs/>
          <w:color w:val="050505"/>
          <w:lang w:eastAsia="fr-FR"/>
        </w:rPr>
        <w:t xml:space="preserve"> (P1 2024 T28)</w:t>
      </w:r>
    </w:p>
    <w:p w14:paraId="051FBDA0"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Est souvent observé chez le sujet dément</w:t>
      </w:r>
    </w:p>
    <w:p w14:paraId="2DBA62F8"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Associe une hyperglycémie supérieure à 3 g/L.</w:t>
      </w:r>
    </w:p>
    <w:p w14:paraId="62737CA6"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Entraine un enfoncement oculaire et une sécheresse des muqueuses.</w:t>
      </w:r>
    </w:p>
    <w:p w14:paraId="0381DAF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Associe une hypercétonémie.</w:t>
      </w:r>
    </w:p>
    <w:p w14:paraId="27B8F744"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Est associé à un taux élevé mortalité</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63D5F949" w14:textId="77777777" w:rsidTr="00773906">
        <w:tc>
          <w:tcPr>
            <w:tcW w:w="592" w:type="dxa"/>
          </w:tcPr>
          <w:p w14:paraId="7DF2A984"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28</w:t>
            </w:r>
          </w:p>
        </w:tc>
        <w:tc>
          <w:tcPr>
            <w:tcW w:w="900" w:type="dxa"/>
          </w:tcPr>
          <w:p w14:paraId="615E2789"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ABCE</w:t>
            </w:r>
          </w:p>
        </w:tc>
        <w:tc>
          <w:tcPr>
            <w:tcW w:w="8493" w:type="dxa"/>
          </w:tcPr>
          <w:p w14:paraId="741F92E6"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-Complication métabolique </w:t>
            </w:r>
            <w:r w:rsidRPr="00C77F5E">
              <w:rPr>
                <w:rFonts w:ascii="Calibri" w:eastAsia="Times New Roman" w:hAnsi="Calibri" w:cs="Calibri"/>
                <w:b/>
                <w:bCs/>
                <w:color w:val="1C1E21"/>
              </w:rPr>
              <w:t>grave</w:t>
            </w:r>
            <w:r w:rsidRPr="00C77F5E">
              <w:rPr>
                <w:rFonts w:ascii="Calibri" w:eastAsia="Times New Roman" w:hAnsi="Calibri" w:cs="Calibri"/>
                <w:color w:val="1C1E21"/>
              </w:rPr>
              <w:t xml:space="preserve"> du diabète type II (notamment sujet âgé (dément surtout) )</w:t>
            </w:r>
          </w:p>
          <w:p w14:paraId="7A53837A"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-caractérisée par l’association :</w:t>
            </w:r>
          </w:p>
          <w:p w14:paraId="70E7DE52" w14:textId="77777777" w:rsidR="00241AE2" w:rsidRPr="00C77F5E" w:rsidRDefault="00241AE2" w:rsidP="00773906">
            <w:pPr>
              <w:textAlignment w:val="center"/>
              <w:rPr>
                <w:rFonts w:ascii="Calibri" w:eastAsia="Times New Roman" w:hAnsi="Calibri" w:cs="Calibri"/>
                <w:b/>
                <w:bCs/>
                <w:color w:val="1C1E21"/>
              </w:rPr>
            </w:pPr>
            <w:r w:rsidRPr="00C77F5E">
              <w:rPr>
                <w:rFonts w:ascii="Calibri" w:eastAsia="Times New Roman" w:hAnsi="Calibri" w:cs="Calibri"/>
                <w:color w:val="1C1E21"/>
              </w:rPr>
              <w:t xml:space="preserve">      -d’une </w:t>
            </w:r>
            <w:r w:rsidRPr="00C77F5E">
              <w:rPr>
                <w:rFonts w:ascii="Calibri" w:eastAsia="Times New Roman" w:hAnsi="Calibri" w:cs="Calibri"/>
                <w:b/>
                <w:bCs/>
                <w:color w:val="1C1E21"/>
              </w:rPr>
              <w:t xml:space="preserve">hyperglycémie sévère ( sup à 3g/l) sans cétose </w:t>
            </w:r>
          </w:p>
          <w:p w14:paraId="0A48EB80"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b/>
                <w:bCs/>
                <w:color w:val="1C1E21"/>
              </w:rPr>
              <w:t xml:space="preserve">      -d’une déshydratation</w:t>
            </w:r>
            <w:r w:rsidRPr="00C77F5E">
              <w:rPr>
                <w:rFonts w:ascii="Calibri" w:eastAsia="Times New Roman" w:hAnsi="Calibri" w:cs="Calibri"/>
                <w:color w:val="1C1E21"/>
              </w:rPr>
              <w:t xml:space="preserve"> majeure globale</w:t>
            </w:r>
          </w:p>
          <w:p w14:paraId="2A7F3CC8"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-troubles de la conscience</w:t>
            </w:r>
          </w:p>
          <w:p w14:paraId="6E4B8FBB"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-Hyperosmolarité plasmatique</w:t>
            </w:r>
          </w:p>
        </w:tc>
      </w:tr>
    </w:tbl>
    <w:p w14:paraId="22C94534"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p>
    <w:p w14:paraId="1E70B402"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sidRPr="00C77F5E">
        <w:rPr>
          <w:rFonts w:ascii="Calibri" w:eastAsia="Times New Roman" w:hAnsi="Calibri" w:cs="Calibri"/>
          <w:b/>
          <w:bCs/>
          <w:color w:val="1C1E21"/>
          <w:lang w:eastAsia="fr-FR"/>
        </w:rPr>
        <w:t>2</w:t>
      </w:r>
      <w:r>
        <w:rPr>
          <w:rFonts w:ascii="Calibri" w:eastAsia="Times New Roman" w:hAnsi="Calibri" w:cs="Calibri"/>
          <w:b/>
          <w:bCs/>
          <w:color w:val="1C1E21"/>
          <w:lang w:eastAsia="fr-FR"/>
        </w:rPr>
        <w:t>9</w:t>
      </w:r>
      <w:r w:rsidRPr="00C77F5E">
        <w:rPr>
          <w:rFonts w:ascii="Calibri" w:eastAsia="Times New Roman" w:hAnsi="Calibri" w:cs="Calibri"/>
          <w:b/>
          <w:bCs/>
          <w:color w:val="1C1E21"/>
          <w:lang w:eastAsia="fr-FR"/>
        </w:rPr>
        <w:t>. L'acidocétose diabétique: (La réponse juste)</w:t>
      </w:r>
      <w:r w:rsidRPr="00C77F5E">
        <w:rPr>
          <w:rFonts w:ascii="Calibri" w:eastAsia="Times New Roman" w:hAnsi="Calibri" w:cs="Calibri"/>
          <w:b/>
          <w:bCs/>
          <w:color w:val="050505"/>
          <w:lang w:eastAsia="fr-FR"/>
        </w:rPr>
        <w:t xml:space="preserve"> (P1 2024 T27)</w:t>
      </w:r>
    </w:p>
    <w:p w14:paraId="64B67B94"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Est aussi appelée coma hyperosmolaire</w:t>
      </w:r>
    </w:p>
    <w:p w14:paraId="47AFC836"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Est causée par un excès de glycogène dans le sang.</w:t>
      </w:r>
    </w:p>
    <w:p w14:paraId="3DA0AB97"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Son traitement est basé seulement sur l'insuline et du sérum physiologique</w:t>
      </w:r>
    </w:p>
    <w:p w14:paraId="57E38FE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Un de ses symptômes est la polypnée.</w:t>
      </w:r>
    </w:p>
    <w:p w14:paraId="50138447"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Son facteur déclenchant est toujours une infection.</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241AE2" w:rsidRPr="00C77F5E" w14:paraId="3E043A3B" w14:textId="77777777" w:rsidTr="00773906">
        <w:tc>
          <w:tcPr>
            <w:tcW w:w="592" w:type="dxa"/>
          </w:tcPr>
          <w:p w14:paraId="17C673F5"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27</w:t>
            </w:r>
          </w:p>
        </w:tc>
        <w:tc>
          <w:tcPr>
            <w:tcW w:w="900" w:type="dxa"/>
          </w:tcPr>
          <w:p w14:paraId="335B4184"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D</w:t>
            </w:r>
          </w:p>
        </w:tc>
        <w:tc>
          <w:tcPr>
            <w:tcW w:w="8493" w:type="dxa"/>
          </w:tcPr>
          <w:p w14:paraId="4EED31AE" w14:textId="77777777" w:rsidR="00241AE2" w:rsidRPr="00C77F5E" w:rsidRDefault="00241AE2" w:rsidP="00773906">
            <w:pPr>
              <w:rPr>
                <w:rFonts w:ascii="Calibri" w:hAnsi="Calibri" w:cs="Calibri"/>
                <w:sz w:val="0"/>
                <w:szCs w:val="0"/>
              </w:rPr>
            </w:pPr>
            <w:r w:rsidRPr="00C77F5E">
              <w:rPr>
                <w:rFonts w:ascii="Calibri" w:hAnsi="Calibri" w:cs="Calibri"/>
                <w:lang w:bidi="ar"/>
              </w:rPr>
              <w:t xml:space="preserve">-Acidocétose diabétique résulte d’une carence insulinique (absolue ou relative) conduisant à une hyperglycémie par diminution de l’utilisation périphérique du glucose et augmentation de sa production hépatique </w:t>
            </w:r>
          </w:p>
          <w:p w14:paraId="7C97BA0C" w14:textId="77777777" w:rsidR="00241AE2" w:rsidRPr="00C77F5E" w:rsidRDefault="00241AE2" w:rsidP="00773906">
            <w:pPr>
              <w:rPr>
                <w:rFonts w:ascii="Calibri" w:hAnsi="Calibri" w:cs="Calibri"/>
                <w:sz w:val="0"/>
                <w:szCs w:val="0"/>
              </w:rPr>
            </w:pPr>
            <w:r w:rsidRPr="00C77F5E">
              <w:rPr>
                <w:rFonts w:ascii="Calibri" w:hAnsi="Calibri" w:cs="Calibri"/>
                <w:lang w:bidi="ar"/>
              </w:rPr>
              <w:t>-La carence en insuline et l’augmentation des hormones de la contre régulation vont favoriser la lipolyse (↑ cétogénèse)</w:t>
            </w:r>
          </w:p>
          <w:p w14:paraId="63C95665" w14:textId="77777777" w:rsidR="00241AE2" w:rsidRPr="00C77F5E" w:rsidRDefault="00241AE2" w:rsidP="00773906">
            <w:pPr>
              <w:textAlignment w:val="center"/>
              <w:rPr>
                <w:rFonts w:ascii="Calibri" w:eastAsia="Times New Roman" w:hAnsi="Calibri" w:cs="Calibri"/>
                <w:color w:val="1C1E21"/>
              </w:rPr>
            </w:pPr>
            <w:r w:rsidRPr="00C77F5E">
              <w:rPr>
                <w:rFonts w:ascii="Calibri" w:hAnsi="Calibri" w:cs="Calibri"/>
                <w:lang w:bidi="ar"/>
              </w:rPr>
              <w:t>- Parmi ses symptômes , on trouve la Dyspnée de Kussmaul associée à une polypnée ( pour compenser l’acidose )</w:t>
            </w:r>
          </w:p>
        </w:tc>
      </w:tr>
    </w:tbl>
    <w:p w14:paraId="433AC598" w14:textId="77777777" w:rsidR="00241AE2" w:rsidRPr="00C77F5E" w:rsidRDefault="00241AE2" w:rsidP="00241AE2">
      <w:pPr>
        <w:spacing w:after="0"/>
        <w:contextualSpacing/>
        <w:rPr>
          <w:rFonts w:ascii="Calibri" w:hAnsi="Calibri" w:cs="Calibri"/>
          <w:b/>
          <w:bCs/>
        </w:rPr>
      </w:pPr>
    </w:p>
    <w:p w14:paraId="40BB4218" w14:textId="77777777" w:rsidR="00241AE2" w:rsidRPr="00C77F5E" w:rsidRDefault="00241AE2" w:rsidP="00241AE2">
      <w:pPr>
        <w:spacing w:line="20" w:lineRule="atLeast"/>
        <w:contextualSpacing/>
        <w:rPr>
          <w:rFonts w:ascii="Calibri" w:hAnsi="Calibri" w:cs="Calibri"/>
          <w:b/>
          <w:bCs/>
          <w:color w:val="050505"/>
          <w:rtl/>
        </w:rPr>
      </w:pPr>
      <w:r w:rsidRPr="00C77F5E">
        <w:rPr>
          <w:rFonts w:ascii="Calibri" w:hAnsi="Calibri" w:cs="Calibri"/>
          <w:b/>
          <w:bCs/>
          <w:color w:val="050505"/>
        </w:rPr>
        <w:t>3</w:t>
      </w:r>
      <w:r>
        <w:rPr>
          <w:rFonts w:ascii="Calibri" w:hAnsi="Calibri" w:cs="Calibri"/>
          <w:b/>
          <w:bCs/>
          <w:color w:val="050505"/>
        </w:rPr>
        <w:t xml:space="preserve">0. </w:t>
      </w:r>
      <w:r w:rsidRPr="00C77F5E">
        <w:rPr>
          <w:rFonts w:ascii="Calibri" w:hAnsi="Calibri" w:cs="Calibri"/>
          <w:b/>
          <w:bCs/>
          <w:color w:val="050505"/>
        </w:rPr>
        <w:t>Dans le coma hyperosmolaire, toutes ces anomalies sont présentes sauf une: (Cochez la</w:t>
      </w:r>
      <w:r w:rsidRPr="00C77F5E">
        <w:rPr>
          <w:rFonts w:ascii="Calibri" w:hAnsi="Calibri" w:cs="Calibri"/>
          <w:b/>
          <w:bCs/>
          <w:color w:val="050505"/>
          <w:rtl/>
        </w:rPr>
        <w:t xml:space="preserve"> </w:t>
      </w:r>
      <w:r w:rsidRPr="00C77F5E">
        <w:rPr>
          <w:rFonts w:ascii="Calibri" w:hAnsi="Calibri" w:cs="Calibri"/>
          <w:b/>
          <w:bCs/>
          <w:color w:val="050505"/>
        </w:rPr>
        <w:t>réponse fausse ) (RATT 2023 T35)</w:t>
      </w:r>
    </w:p>
    <w:p w14:paraId="6AE35F71"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 Trouble de la conscience</w:t>
      </w:r>
    </w:p>
    <w:p w14:paraId="2FD17241"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lastRenderedPageBreak/>
        <w:t>B- Une hyperglycémie massive</w:t>
      </w:r>
    </w:p>
    <w:p w14:paraId="1118F95D"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 xml:space="preserve">C- Hypernatrémie </w:t>
      </w:r>
    </w:p>
    <w:p w14:paraId="06231EC9"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D- Une glycosurie et cétonurie massive</w:t>
      </w:r>
    </w:p>
    <w:p w14:paraId="0C60A8C4"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E- Une déshydratation</w:t>
      </w:r>
    </w:p>
    <w:p w14:paraId="73370CF7"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tl/>
        </w:rPr>
        <w:t xml:space="preserve"> </w:t>
      </w:r>
    </w:p>
    <w:tbl>
      <w:tblPr>
        <w:tblStyle w:val="Grilledutableau1"/>
        <w:tblW w:w="10668" w:type="dxa"/>
        <w:tblInd w:w="0" w:type="dxa"/>
        <w:tblCellMar>
          <w:top w:w="15" w:type="dxa"/>
          <w:left w:w="15" w:type="dxa"/>
          <w:bottom w:w="15" w:type="dxa"/>
          <w:right w:w="15" w:type="dxa"/>
        </w:tblCellMar>
        <w:tblLook w:val="04A0" w:firstRow="1" w:lastRow="0" w:firstColumn="1" w:lastColumn="0" w:noHBand="0" w:noVBand="1"/>
      </w:tblPr>
      <w:tblGrid>
        <w:gridCol w:w="568"/>
        <w:gridCol w:w="10100"/>
      </w:tblGrid>
      <w:tr w:rsidR="00241AE2" w:rsidRPr="00C77F5E" w14:paraId="18C1BFF5" w14:textId="77777777" w:rsidTr="00773906">
        <w:trPr>
          <w:trHeight w:val="1171"/>
        </w:trPr>
        <w:tc>
          <w:tcPr>
            <w:tcW w:w="568" w:type="dxa"/>
            <w:tcBorders>
              <w:top w:val="single" w:sz="4" w:space="0" w:color="auto"/>
              <w:left w:val="outset" w:sz="6" w:space="0" w:color="auto"/>
              <w:bottom w:val="outset" w:sz="6" w:space="0" w:color="auto"/>
              <w:right w:val="outset" w:sz="6" w:space="0" w:color="auto"/>
            </w:tcBorders>
            <w:hideMark/>
          </w:tcPr>
          <w:p w14:paraId="21F94E8D"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D</w:t>
            </w:r>
          </w:p>
        </w:tc>
        <w:tc>
          <w:tcPr>
            <w:tcW w:w="10100" w:type="dxa"/>
            <w:tcBorders>
              <w:top w:val="single" w:sz="4" w:space="0" w:color="auto"/>
              <w:left w:val="outset" w:sz="6" w:space="0" w:color="auto"/>
              <w:bottom w:val="outset" w:sz="6" w:space="0" w:color="auto"/>
              <w:right w:val="outset" w:sz="6" w:space="0" w:color="auto"/>
            </w:tcBorders>
            <w:hideMark/>
          </w:tcPr>
          <w:p w14:paraId="74474392" w14:textId="77777777" w:rsidR="00241AE2" w:rsidRPr="00C77F5E" w:rsidRDefault="00241AE2" w:rsidP="00773906">
            <w:pPr>
              <w:spacing w:line="20" w:lineRule="atLeast"/>
              <w:contextualSpacing/>
              <w:rPr>
                <w:rFonts w:ascii="Calibri" w:hAnsi="Calibri" w:cs="Calibri"/>
                <w:b/>
                <w:bCs/>
              </w:rPr>
            </w:pPr>
            <w:r w:rsidRPr="00C77F5E">
              <w:rPr>
                <w:rFonts w:ascii="Calibri" w:hAnsi="Calibri" w:cs="Calibri"/>
                <w:b/>
                <w:bCs/>
              </w:rPr>
              <w:t xml:space="preserve">Le coma hyperosmolaire associe : </w:t>
            </w:r>
          </w:p>
          <w:p w14:paraId="6CF83BC3"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-d’une hyperglycémie sévère sans cétose </w:t>
            </w:r>
          </w:p>
          <w:p w14:paraId="0A198E45"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-d’une déshydratation majeure </w:t>
            </w:r>
          </w:p>
          <w:p w14:paraId="1173AC3C"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-troubles de la conscience</w:t>
            </w:r>
          </w:p>
          <w:p w14:paraId="1DA331FF"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-Hyperosmolarité plasmatique &gt;320mosm/l (N = 290-320)</w:t>
            </w:r>
          </w:p>
        </w:tc>
      </w:tr>
    </w:tbl>
    <w:p w14:paraId="5BEDD5F2" w14:textId="77777777" w:rsidR="00241AE2" w:rsidRPr="00C77F5E" w:rsidRDefault="00241AE2" w:rsidP="00241AE2">
      <w:pPr>
        <w:spacing w:line="20" w:lineRule="atLeast"/>
        <w:contextualSpacing/>
        <w:rPr>
          <w:rFonts w:ascii="Calibri" w:hAnsi="Calibri" w:cs="Calibri"/>
          <w:b/>
          <w:bCs/>
          <w:color w:val="050505"/>
        </w:rPr>
      </w:pPr>
    </w:p>
    <w:p w14:paraId="4E358ABE" w14:textId="77777777" w:rsidR="00241AE2" w:rsidRPr="00C77F5E" w:rsidRDefault="00241AE2" w:rsidP="00241AE2">
      <w:pPr>
        <w:spacing w:line="20" w:lineRule="atLeast"/>
        <w:contextualSpacing/>
        <w:rPr>
          <w:rFonts w:ascii="Calibri" w:hAnsi="Calibri" w:cs="Calibri"/>
          <w:b/>
          <w:bCs/>
          <w:color w:val="050505"/>
          <w:rtl/>
        </w:rPr>
      </w:pPr>
      <w:r w:rsidRPr="00C77F5E">
        <w:rPr>
          <w:rFonts w:ascii="Calibri" w:hAnsi="Calibri" w:cs="Calibri"/>
          <w:b/>
          <w:bCs/>
          <w:color w:val="050505"/>
        </w:rPr>
        <w:t>3</w:t>
      </w:r>
      <w:r>
        <w:rPr>
          <w:rFonts w:ascii="Calibri" w:hAnsi="Calibri" w:cs="Calibri"/>
          <w:b/>
          <w:bCs/>
          <w:color w:val="050505"/>
        </w:rPr>
        <w:t>1.</w:t>
      </w:r>
      <w:r w:rsidRPr="00C77F5E">
        <w:rPr>
          <w:rFonts w:ascii="Calibri" w:hAnsi="Calibri" w:cs="Calibri"/>
          <w:b/>
          <w:bCs/>
          <w:color w:val="050505"/>
        </w:rPr>
        <w:t xml:space="preserve"> Les symptômes suivants sont observés au cours de l'acidocétose diabétique, sauf: (Cochez la</w:t>
      </w:r>
      <w:r w:rsidRPr="00C77F5E">
        <w:rPr>
          <w:rFonts w:ascii="Calibri" w:hAnsi="Calibri" w:cs="Calibri"/>
          <w:b/>
          <w:bCs/>
          <w:color w:val="050505"/>
          <w:rtl/>
        </w:rPr>
        <w:t xml:space="preserve"> </w:t>
      </w:r>
      <w:r w:rsidRPr="00C77F5E">
        <w:rPr>
          <w:rFonts w:ascii="Calibri" w:hAnsi="Calibri" w:cs="Calibri"/>
          <w:b/>
          <w:bCs/>
          <w:color w:val="050505"/>
        </w:rPr>
        <w:t>réponse fausse) (RATT 2023 T34)</w:t>
      </w:r>
    </w:p>
    <w:p w14:paraId="77186F17"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 Les nausées et vomissements</w:t>
      </w:r>
    </w:p>
    <w:p w14:paraId="7F6ABDE9"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B. La dyspnée de Kusmaul</w:t>
      </w:r>
    </w:p>
    <w:p w14:paraId="3D049DE3"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C. L'hypothermie</w:t>
      </w:r>
    </w:p>
    <w:p w14:paraId="7529EC3F"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D. Un Babinski bilatéral</w:t>
      </w:r>
    </w:p>
    <w:p w14:paraId="64592478"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E. Les douleurs abdominales diffuses</w:t>
      </w:r>
    </w:p>
    <w:p w14:paraId="4AD90BE6" w14:textId="77777777" w:rsidR="00241AE2" w:rsidRPr="00C77F5E" w:rsidRDefault="00241AE2" w:rsidP="00241AE2">
      <w:pPr>
        <w:spacing w:line="20" w:lineRule="atLeast"/>
        <w:contextualSpacing/>
        <w:rPr>
          <w:rFonts w:ascii="Calibri" w:hAnsi="Calibri" w:cs="Calibri"/>
          <w:color w:val="050505"/>
        </w:rPr>
      </w:pPr>
    </w:p>
    <w:tbl>
      <w:tblPr>
        <w:tblStyle w:val="Grilledutableau1"/>
        <w:tblW w:w="10668" w:type="dxa"/>
        <w:tblInd w:w="0" w:type="dxa"/>
        <w:tblCellMar>
          <w:top w:w="15" w:type="dxa"/>
          <w:left w:w="15" w:type="dxa"/>
          <w:bottom w:w="15" w:type="dxa"/>
          <w:right w:w="15" w:type="dxa"/>
        </w:tblCellMar>
        <w:tblLook w:val="04A0" w:firstRow="1" w:lastRow="0" w:firstColumn="1" w:lastColumn="0" w:noHBand="0" w:noVBand="1"/>
      </w:tblPr>
      <w:tblGrid>
        <w:gridCol w:w="568"/>
        <w:gridCol w:w="10100"/>
      </w:tblGrid>
      <w:tr w:rsidR="00241AE2" w:rsidRPr="00C77F5E" w14:paraId="4A65A00A"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03AA5D83"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D</w:t>
            </w:r>
          </w:p>
        </w:tc>
        <w:tc>
          <w:tcPr>
            <w:tcW w:w="10100" w:type="dxa"/>
            <w:tcBorders>
              <w:top w:val="single" w:sz="4" w:space="0" w:color="auto"/>
              <w:left w:val="outset" w:sz="6" w:space="0" w:color="auto"/>
              <w:bottom w:val="outset" w:sz="6" w:space="0" w:color="auto"/>
              <w:right w:val="outset" w:sz="6" w:space="0" w:color="auto"/>
            </w:tcBorders>
            <w:hideMark/>
          </w:tcPr>
          <w:p w14:paraId="39D20DBB"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Le babinski bilatérale est retrouvé dans le coma hypoglycémique </w:t>
            </w:r>
          </w:p>
        </w:tc>
      </w:tr>
    </w:tbl>
    <w:p w14:paraId="37B9890F" w14:textId="77777777" w:rsidR="00241AE2" w:rsidRPr="00C77F5E" w:rsidRDefault="00241AE2" w:rsidP="00241AE2">
      <w:pPr>
        <w:spacing w:after="0"/>
        <w:contextualSpacing/>
        <w:rPr>
          <w:rFonts w:ascii="Calibri" w:hAnsi="Calibri" w:cs="Calibri"/>
          <w:b/>
          <w:bCs/>
        </w:rPr>
      </w:pPr>
    </w:p>
    <w:p w14:paraId="63CBCDBA" w14:textId="77777777" w:rsidR="00241AE2" w:rsidRPr="00C77F5E" w:rsidRDefault="00241AE2" w:rsidP="00241AE2">
      <w:pPr>
        <w:spacing w:after="0"/>
        <w:contextualSpacing/>
        <w:rPr>
          <w:rFonts w:ascii="Calibri" w:hAnsi="Calibri" w:cs="Calibri"/>
        </w:rPr>
      </w:pPr>
      <w:r w:rsidRPr="00C77F5E">
        <w:rPr>
          <w:rFonts w:ascii="Calibri" w:hAnsi="Calibri" w:cs="Calibri"/>
          <w:b/>
          <w:bCs/>
        </w:rPr>
        <w:t>3</w:t>
      </w:r>
      <w:r>
        <w:rPr>
          <w:rFonts w:ascii="Calibri" w:hAnsi="Calibri" w:cs="Calibri"/>
          <w:b/>
          <w:bCs/>
        </w:rPr>
        <w:t>2.</w:t>
      </w:r>
      <w:r w:rsidRPr="00C77F5E">
        <w:rPr>
          <w:rFonts w:ascii="Calibri" w:hAnsi="Calibri" w:cs="Calibri"/>
          <w:b/>
          <w:bCs/>
        </w:rPr>
        <w:t xml:space="preserve"> Le syndrome Hyperglycémique Hyperosmolaire se caractérise par toutes ces proposition sauf : (P3 2023 T34)</w:t>
      </w:r>
    </w:p>
    <w:p w14:paraId="1CA04B23"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1.Une glycémie&gt;6g/l </w:t>
      </w:r>
    </w:p>
    <w:p w14:paraId="4C6F4D23"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Une osmolarité entre 300 et 310mosmol/l </w:t>
      </w:r>
    </w:p>
    <w:p w14:paraId="64EF263B"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3. PH&lt;7,20 </w:t>
      </w:r>
    </w:p>
    <w:p w14:paraId="459AA290"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4. Le risque thrombo-embolique est fréquent </w:t>
      </w:r>
    </w:p>
    <w:p w14:paraId="585B5530" w14:textId="77777777" w:rsidR="00241AE2" w:rsidRPr="00C77F5E" w:rsidRDefault="00241AE2" w:rsidP="00241AE2">
      <w:pPr>
        <w:spacing w:after="0"/>
        <w:contextualSpacing/>
        <w:rPr>
          <w:rFonts w:ascii="Calibri" w:hAnsi="Calibri" w:cs="Calibri"/>
        </w:rPr>
      </w:pPr>
      <w:r w:rsidRPr="00C77F5E">
        <w:rPr>
          <w:rFonts w:ascii="Calibri" w:hAnsi="Calibri" w:cs="Calibri"/>
        </w:rPr>
        <w:t>5. La mortalité est élevée</w:t>
      </w:r>
    </w:p>
    <w:p w14:paraId="42DFFB56" w14:textId="77777777" w:rsidR="00241AE2" w:rsidRPr="00C77F5E" w:rsidRDefault="00241AE2" w:rsidP="00241AE2">
      <w:pPr>
        <w:spacing w:after="0"/>
        <w:contextualSpacing/>
        <w:rPr>
          <w:rFonts w:ascii="Calibri" w:hAnsi="Calibri" w:cs="Calibri"/>
        </w:rPr>
      </w:pPr>
      <w:r w:rsidRPr="00C77F5E">
        <w:rPr>
          <w:rFonts w:ascii="Calibri" w:hAnsi="Calibri" w:cs="Calibri"/>
        </w:rPr>
        <w:t>Propositions :</w:t>
      </w:r>
    </w:p>
    <w:p w14:paraId="25B9F77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1+2 </w:t>
      </w:r>
    </w:p>
    <w:p w14:paraId="6A579FA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2+3 </w:t>
      </w:r>
    </w:p>
    <w:p w14:paraId="3E9449BE"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2+3+4 </w:t>
      </w:r>
    </w:p>
    <w:p w14:paraId="59DDDED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3+4+5 </w:t>
      </w:r>
    </w:p>
    <w:p w14:paraId="2FBA5EEE"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1+2+4 </w:t>
      </w:r>
    </w:p>
    <w:p w14:paraId="1BD8AA3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783A67CC" w14:textId="77777777" w:rsidTr="00773906">
        <w:tc>
          <w:tcPr>
            <w:tcW w:w="559" w:type="dxa"/>
          </w:tcPr>
          <w:p w14:paraId="62073DC6"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34</w:t>
            </w:r>
          </w:p>
        </w:tc>
        <w:tc>
          <w:tcPr>
            <w:tcW w:w="567" w:type="dxa"/>
          </w:tcPr>
          <w:p w14:paraId="4AD9B271"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1C9F66E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syndrome Hyperglycémique Hyperosmolalre se caractérise par :</w:t>
            </w:r>
          </w:p>
          <w:p w14:paraId="2A3B7B32" w14:textId="77777777" w:rsidR="00241AE2" w:rsidRPr="00C77F5E" w:rsidRDefault="00241AE2">
            <w:pPr>
              <w:pStyle w:val="ListParagraph"/>
              <w:numPr>
                <w:ilvl w:val="0"/>
                <w:numId w:val="43"/>
              </w:numPr>
              <w:spacing w:after="0"/>
              <w:ind w:left="0"/>
              <w:rPr>
                <w:rFonts w:ascii="Calibri" w:hAnsi="Calibri" w:cs="Calibri"/>
                <w:lang w:eastAsia="en-US"/>
              </w:rPr>
            </w:pPr>
            <w:r w:rsidRPr="00C77F5E">
              <w:rPr>
                <w:rFonts w:ascii="Calibri" w:hAnsi="Calibri" w:cs="Calibri"/>
                <w:lang w:eastAsia="en-US"/>
              </w:rPr>
              <w:t>D’une hyperglycémie sévère sans cétose &gt;6g/l</w:t>
            </w:r>
          </w:p>
          <w:p w14:paraId="46F1E762" w14:textId="77777777" w:rsidR="00241AE2" w:rsidRPr="00C77F5E" w:rsidRDefault="00241AE2">
            <w:pPr>
              <w:pStyle w:val="ListParagraph"/>
              <w:numPr>
                <w:ilvl w:val="0"/>
                <w:numId w:val="43"/>
              </w:numPr>
              <w:spacing w:after="0"/>
              <w:ind w:left="0"/>
              <w:rPr>
                <w:rFonts w:ascii="Calibri" w:hAnsi="Calibri" w:cs="Calibri"/>
                <w:lang w:eastAsia="en-US"/>
              </w:rPr>
            </w:pPr>
            <w:r w:rsidRPr="00C77F5E">
              <w:rPr>
                <w:rFonts w:ascii="Calibri" w:hAnsi="Calibri" w:cs="Calibri"/>
                <w:lang w:eastAsia="en-US"/>
              </w:rPr>
              <w:t>D’une déshydratation majeure</w:t>
            </w:r>
          </w:p>
          <w:p w14:paraId="4946799C" w14:textId="77777777" w:rsidR="00241AE2" w:rsidRPr="00C77F5E" w:rsidRDefault="00241AE2">
            <w:pPr>
              <w:pStyle w:val="ListParagraph"/>
              <w:numPr>
                <w:ilvl w:val="0"/>
                <w:numId w:val="43"/>
              </w:numPr>
              <w:spacing w:after="0"/>
              <w:ind w:left="0"/>
              <w:rPr>
                <w:rFonts w:ascii="Calibri" w:hAnsi="Calibri" w:cs="Calibri"/>
                <w:lang w:eastAsia="en-US"/>
              </w:rPr>
            </w:pPr>
            <w:r w:rsidRPr="00C77F5E">
              <w:rPr>
                <w:rFonts w:ascii="Calibri" w:hAnsi="Calibri" w:cs="Calibri"/>
                <w:lang w:eastAsia="en-US"/>
              </w:rPr>
              <w:t>Troubles de la conscience</w:t>
            </w:r>
          </w:p>
          <w:p w14:paraId="2FB43BCD" w14:textId="77777777" w:rsidR="00241AE2" w:rsidRPr="00C77F5E" w:rsidRDefault="00241AE2">
            <w:pPr>
              <w:pStyle w:val="ListParagraph"/>
              <w:numPr>
                <w:ilvl w:val="0"/>
                <w:numId w:val="43"/>
              </w:numPr>
              <w:spacing w:after="0"/>
              <w:ind w:left="0"/>
              <w:rPr>
                <w:rFonts w:ascii="Calibri" w:hAnsi="Calibri" w:cs="Calibri"/>
                <w:lang w:eastAsia="en-US"/>
              </w:rPr>
            </w:pPr>
            <w:r w:rsidRPr="00C77F5E">
              <w:rPr>
                <w:rFonts w:ascii="Calibri" w:hAnsi="Calibri" w:cs="Calibri"/>
                <w:lang w:eastAsia="en-US"/>
              </w:rPr>
              <w:t>Hyper osmolarité plasmatique &gt;320mosm/l</w:t>
            </w:r>
          </w:p>
          <w:p w14:paraId="3066F10E" w14:textId="77777777" w:rsidR="00241AE2" w:rsidRPr="00C77F5E" w:rsidRDefault="00241AE2">
            <w:pPr>
              <w:pStyle w:val="ListParagraph"/>
              <w:numPr>
                <w:ilvl w:val="0"/>
                <w:numId w:val="43"/>
              </w:numPr>
              <w:spacing w:after="0"/>
              <w:ind w:left="0"/>
              <w:rPr>
                <w:rFonts w:ascii="Calibri" w:hAnsi="Calibri" w:cs="Calibri"/>
                <w:lang w:eastAsia="en-US"/>
              </w:rPr>
            </w:pPr>
            <w:r w:rsidRPr="00C77F5E">
              <w:rPr>
                <w:rFonts w:ascii="Calibri" w:hAnsi="Calibri" w:cs="Calibri"/>
                <w:lang w:eastAsia="en-US"/>
              </w:rPr>
              <w:t>mortalité 20 à 50 % .</w:t>
            </w:r>
          </w:p>
        </w:tc>
      </w:tr>
    </w:tbl>
    <w:p w14:paraId="73ACE269" w14:textId="77777777" w:rsidR="00241AE2" w:rsidRPr="00C77F5E" w:rsidRDefault="00241AE2" w:rsidP="00241AE2">
      <w:pPr>
        <w:spacing w:after="0"/>
        <w:contextualSpacing/>
        <w:rPr>
          <w:rFonts w:ascii="Calibri" w:hAnsi="Calibri" w:cs="Calibri"/>
          <w:b/>
          <w:bCs/>
        </w:rPr>
      </w:pPr>
    </w:p>
    <w:p w14:paraId="4A76C629" w14:textId="77777777" w:rsidR="00241AE2" w:rsidRPr="00C77F5E" w:rsidRDefault="00241AE2" w:rsidP="00241AE2">
      <w:pPr>
        <w:spacing w:after="0"/>
        <w:contextualSpacing/>
        <w:rPr>
          <w:rFonts w:ascii="Calibri" w:hAnsi="Calibri" w:cs="Calibri"/>
        </w:rPr>
      </w:pPr>
      <w:r w:rsidRPr="00C77F5E">
        <w:rPr>
          <w:rFonts w:ascii="Calibri" w:hAnsi="Calibri" w:cs="Calibri"/>
          <w:b/>
          <w:bCs/>
        </w:rPr>
        <w:t>Cas clinique N2 (P3 2023 T21)</w:t>
      </w:r>
    </w:p>
    <w:p w14:paraId="499D0203"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une jeune femme de 18ans est admise aux urgences pour troubles de la conscience. Ses parents ont remarqué une polydipsie, polyurie et une de poids rapide débutant il y a environ un mois et qui se sont aggravées au cours de la dernière Semaine. Elle ne prenait aucun médicament et ses antécédents cliniques étaient sans particularité. A l'examen, on note des signes de déshydratation, la respiration était profonde et rapide (respiration de Kussmaul), le pouls était à 100 bats/min et a pression artérielle à 110/70 mmHg. Elle était somnolente et confuse. Le bilan révèle un hématocrites 44%, une hémoglobine à 13g/dl, un taux de globule; blancs à 12 000élts/mm3, un </w:t>
      </w:r>
      <w:r w:rsidRPr="00C77F5E">
        <w:rPr>
          <w:rFonts w:ascii="Calibri" w:hAnsi="Calibri" w:cs="Calibri"/>
        </w:rPr>
        <w:lastRenderedPageBreak/>
        <w:t xml:space="preserve">taux de glucose à 320mg/dl, urée à 0,50g/L. créatinine à 8mg/l. Na+ à 140mEq/1., K+ à 4.6 mEq/L, PO43− a 2.0 mEq/l et CL: 112 mmol/L, </w:t>
      </w:r>
    </w:p>
    <w:p w14:paraId="2763153E"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Le pH artériel à 7.0, la P02 à 98 mmHg, la PCO2 à 25 mmHg, l’HCO3- à 12 mEq/L et la Saturation O2 a 98 %. </w:t>
      </w:r>
    </w:p>
    <w:p w14:paraId="1F32B16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p w14:paraId="76CDB4DB" w14:textId="77777777" w:rsidR="00241AE2" w:rsidRPr="00C77F5E" w:rsidRDefault="00241AE2" w:rsidP="00241AE2">
      <w:pPr>
        <w:spacing w:after="0"/>
        <w:contextualSpacing/>
        <w:rPr>
          <w:rFonts w:ascii="Calibri" w:hAnsi="Calibri" w:cs="Calibri"/>
        </w:rPr>
      </w:pPr>
      <w:r>
        <w:rPr>
          <w:rFonts w:ascii="Calibri" w:hAnsi="Calibri" w:cs="Calibri"/>
          <w:b/>
          <w:bCs/>
        </w:rPr>
        <w:t>33.</w:t>
      </w:r>
      <w:r w:rsidRPr="00C77F5E">
        <w:rPr>
          <w:rFonts w:ascii="Calibri" w:hAnsi="Calibri" w:cs="Calibri"/>
          <w:b/>
          <w:bCs/>
        </w:rPr>
        <w:t xml:space="preserve"> Interprétez le bilan biologique (Cocher la réponse juste) </w:t>
      </w:r>
    </w:p>
    <w:p w14:paraId="4CA024F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 Hyperglycémie majeure </w:t>
      </w:r>
    </w:p>
    <w:p w14:paraId="36B7688E"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Alcalose respiratoire secondaire à la dyspnée de Kussmaul </w:t>
      </w:r>
    </w:p>
    <w:p w14:paraId="3532F25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3. Acidose métabolique </w:t>
      </w:r>
    </w:p>
    <w:p w14:paraId="7E87DCE0"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4. Insuffisance rénale chronique </w:t>
      </w:r>
    </w:p>
    <w:p w14:paraId="3D31857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5. Hyperosmolarité </w:t>
      </w:r>
    </w:p>
    <w:p w14:paraId="2FD93AD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Propositions : </w:t>
      </w:r>
    </w:p>
    <w:p w14:paraId="3BB3D89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1+2 </w:t>
      </w:r>
    </w:p>
    <w:p w14:paraId="7D8934C7"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3+4 </w:t>
      </w:r>
    </w:p>
    <w:p w14:paraId="13BAB646"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1+3 </w:t>
      </w:r>
    </w:p>
    <w:p w14:paraId="7CEF5831"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1+2+5 </w:t>
      </w:r>
    </w:p>
    <w:p w14:paraId="05175BE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1+3+5 </w:t>
      </w:r>
    </w:p>
    <w:p w14:paraId="6C2E139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4231A24F" w14:textId="77777777" w:rsidTr="00773906">
        <w:tc>
          <w:tcPr>
            <w:tcW w:w="559" w:type="dxa"/>
          </w:tcPr>
          <w:p w14:paraId="3EB39F04"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21</w:t>
            </w:r>
          </w:p>
        </w:tc>
        <w:tc>
          <w:tcPr>
            <w:tcW w:w="567" w:type="dxa"/>
          </w:tcPr>
          <w:p w14:paraId="0BE837CB"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C</w:t>
            </w:r>
          </w:p>
        </w:tc>
        <w:tc>
          <w:tcPr>
            <w:tcW w:w="9498" w:type="dxa"/>
          </w:tcPr>
          <w:p w14:paraId="66B12A5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Rappel :</w:t>
            </w:r>
          </w:p>
          <w:p w14:paraId="35B1D293" w14:textId="77777777" w:rsidR="00241AE2" w:rsidRPr="00C77F5E" w:rsidRDefault="00241AE2" w:rsidP="00773906">
            <w:pPr>
              <w:contextualSpacing/>
              <w:rPr>
                <w:rFonts w:ascii="Calibri" w:hAnsi="Calibri" w:cs="Calibri"/>
                <w:lang w:eastAsia="en-US"/>
              </w:rPr>
            </w:pPr>
            <w:r w:rsidRPr="00C77F5E">
              <w:rPr>
                <w:rFonts w:ascii="Calibri" w:hAnsi="Calibri" w:cs="Calibri"/>
                <w:b/>
                <w:bCs/>
                <w:lang w:eastAsia="en-US"/>
              </w:rPr>
              <w:t>formule de l’osmolarité plasmatique en mmol/L : Na x2 + glucose + urée</w:t>
            </w:r>
            <w:r w:rsidRPr="00C77F5E">
              <w:rPr>
                <w:rFonts w:ascii="Calibri" w:hAnsi="Calibri" w:cs="Calibri"/>
                <w:lang w:eastAsia="en-US"/>
              </w:rPr>
              <w:t xml:space="preserve">  (interprétation des résultats : Na+ normale, urée : dans la limite supérieure, hyperglycémie à 3.2 g/l donc pas vraiment élevée par rapport aux chiffres trouvés dans le coma hyperosmolaire qui dépasse les 6g/l) Donc pas d'hyperosmolarité (srtt car la natrémie -qui a le plus grand effet sur l'osmolarité vu son coefficient dans la formulaire- est normale+ urée normal)</w:t>
            </w:r>
          </w:p>
          <w:p w14:paraId="01E8272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Il s’agit d’une acidose métabolique devant un ph à 7 et des bicarbonates à 12 ( normes 22-28 )</w:t>
            </w:r>
          </w:p>
        </w:tc>
      </w:tr>
    </w:tbl>
    <w:p w14:paraId="052C8693" w14:textId="77777777" w:rsidR="00241AE2" w:rsidRPr="00C77F5E" w:rsidRDefault="00241AE2" w:rsidP="00241AE2">
      <w:pPr>
        <w:spacing w:after="0"/>
        <w:contextualSpacing/>
        <w:rPr>
          <w:rFonts w:ascii="Calibri" w:hAnsi="Calibri" w:cs="Calibri"/>
        </w:rPr>
      </w:pPr>
    </w:p>
    <w:p w14:paraId="18335FAA" w14:textId="77777777" w:rsidR="00241AE2" w:rsidRPr="00C77F5E" w:rsidRDefault="00241AE2" w:rsidP="00241AE2">
      <w:pPr>
        <w:spacing w:after="0"/>
        <w:contextualSpacing/>
        <w:rPr>
          <w:rFonts w:ascii="Calibri" w:hAnsi="Calibri" w:cs="Calibri"/>
        </w:rPr>
      </w:pPr>
      <w:r>
        <w:rPr>
          <w:rFonts w:ascii="Calibri" w:hAnsi="Calibri" w:cs="Calibri"/>
          <w:b/>
          <w:bCs/>
        </w:rPr>
        <w:t>34.</w:t>
      </w:r>
      <w:r w:rsidRPr="00C77F5E">
        <w:rPr>
          <w:rFonts w:ascii="Calibri" w:hAnsi="Calibri" w:cs="Calibri"/>
          <w:b/>
          <w:bCs/>
        </w:rPr>
        <w:t xml:space="preserve"> Quel est votre diagnostic ? </w:t>
      </w:r>
    </w:p>
    <w:p w14:paraId="05E9C15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Coma hyperosmolaire </w:t>
      </w:r>
    </w:p>
    <w:p w14:paraId="73AA21FB"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Acidocétose diabétique </w:t>
      </w:r>
    </w:p>
    <w:p w14:paraId="60E6870D"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Cétose diabétique </w:t>
      </w:r>
    </w:p>
    <w:p w14:paraId="06D7FB1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Acidose lactique </w:t>
      </w:r>
    </w:p>
    <w:p w14:paraId="26C803B0"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Aucune des propositions suscitées </w:t>
      </w:r>
    </w:p>
    <w:p w14:paraId="62422D1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2B44CA65" w14:textId="77777777" w:rsidTr="00773906">
        <w:tc>
          <w:tcPr>
            <w:tcW w:w="559" w:type="dxa"/>
          </w:tcPr>
          <w:p w14:paraId="1FC97187"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22</w:t>
            </w:r>
          </w:p>
        </w:tc>
        <w:tc>
          <w:tcPr>
            <w:tcW w:w="567" w:type="dxa"/>
          </w:tcPr>
          <w:p w14:paraId="0E15002B"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56B426F8" w14:textId="77777777" w:rsidR="00241AE2" w:rsidRPr="00C77F5E" w:rsidRDefault="00241AE2" w:rsidP="00773906">
            <w:pPr>
              <w:contextualSpacing/>
              <w:rPr>
                <w:rFonts w:ascii="Calibri" w:hAnsi="Calibri" w:cs="Calibri"/>
                <w:i/>
                <w:iCs/>
                <w:lang w:eastAsia="en-US"/>
              </w:rPr>
            </w:pPr>
            <w:r w:rsidRPr="00C77F5E">
              <w:rPr>
                <w:rFonts w:ascii="Calibri" w:hAnsi="Calibri" w:cs="Calibri"/>
                <w:b/>
                <w:bCs/>
                <w:i/>
                <w:iCs/>
                <w:lang w:eastAsia="en-US"/>
              </w:rPr>
              <w:t>Diagnostic positif</w:t>
            </w:r>
          </w:p>
          <w:p w14:paraId="5847DE85" w14:textId="77777777" w:rsidR="00241AE2" w:rsidRPr="00C77F5E" w:rsidRDefault="00241AE2" w:rsidP="00773906">
            <w:pPr>
              <w:contextualSpacing/>
              <w:rPr>
                <w:rFonts w:ascii="Calibri" w:hAnsi="Calibri" w:cs="Calibri"/>
                <w:u w:val="single"/>
                <w:lang w:eastAsia="en-US"/>
              </w:rPr>
            </w:pPr>
            <w:r w:rsidRPr="00C77F5E">
              <w:rPr>
                <w:rFonts w:ascii="Calibri" w:hAnsi="Calibri" w:cs="Calibri"/>
                <w:u w:val="single"/>
                <w:lang w:eastAsia="en-US"/>
              </w:rPr>
              <w:t>Clinique</w:t>
            </w:r>
          </w:p>
          <w:p w14:paraId="583079C5" w14:textId="77777777" w:rsidR="00241AE2" w:rsidRPr="00C77F5E" w:rsidRDefault="00241AE2" w:rsidP="00773906">
            <w:pPr>
              <w:contextualSpacing/>
              <w:rPr>
                <w:rFonts w:ascii="Calibri" w:hAnsi="Calibri" w:cs="Calibri"/>
                <w:lang w:eastAsia="en-US"/>
              </w:rPr>
            </w:pPr>
            <w:r w:rsidRPr="00C77F5E">
              <w:rPr>
                <w:rFonts w:ascii="Calibri" w:hAnsi="Calibri" w:cs="Calibri"/>
                <w:b/>
                <w:bCs/>
                <w:lang w:eastAsia="en-US"/>
              </w:rPr>
              <w:t>Phase de début ou cétose simple</w:t>
            </w:r>
          </w:p>
          <w:p w14:paraId="56BC5228" w14:textId="77777777" w:rsidR="00241AE2" w:rsidRPr="00C77F5E" w:rsidRDefault="00241AE2">
            <w:pPr>
              <w:numPr>
                <w:ilvl w:val="0"/>
                <w:numId w:val="39"/>
              </w:numPr>
              <w:spacing w:after="0"/>
              <w:ind w:left="0"/>
              <w:contextualSpacing/>
              <w:rPr>
                <w:rFonts w:ascii="Calibri" w:hAnsi="Calibri" w:cs="Calibri"/>
                <w:lang w:eastAsia="en-US"/>
              </w:rPr>
            </w:pPr>
            <w:r w:rsidRPr="00C77F5E">
              <w:rPr>
                <w:rFonts w:ascii="Calibri" w:hAnsi="Calibri" w:cs="Calibri"/>
                <w:b/>
                <w:bCs/>
                <w:lang w:eastAsia="en-US"/>
              </w:rPr>
              <w:t>Signes d’hyperglycémie</w:t>
            </w:r>
          </w:p>
          <w:p w14:paraId="11A8AF56" w14:textId="77777777" w:rsidR="00241AE2" w:rsidRPr="00C77F5E" w:rsidRDefault="00241AE2">
            <w:pPr>
              <w:numPr>
                <w:ilvl w:val="1"/>
                <w:numId w:val="40"/>
              </w:numPr>
              <w:spacing w:after="0"/>
              <w:ind w:left="0"/>
              <w:contextualSpacing/>
              <w:rPr>
                <w:rFonts w:ascii="Calibri" w:hAnsi="Calibri" w:cs="Calibri"/>
                <w:lang w:eastAsia="en-US"/>
              </w:rPr>
            </w:pPr>
            <w:r w:rsidRPr="00C77F5E">
              <w:rPr>
                <w:rFonts w:ascii="Calibri" w:hAnsi="Calibri" w:cs="Calibri"/>
                <w:lang w:eastAsia="en-US"/>
              </w:rPr>
              <w:t>Syndrome polyuropolydipsique</w:t>
            </w:r>
          </w:p>
          <w:p w14:paraId="0F5B31D0" w14:textId="77777777" w:rsidR="00241AE2" w:rsidRPr="00C77F5E" w:rsidRDefault="00241AE2">
            <w:pPr>
              <w:numPr>
                <w:ilvl w:val="1"/>
                <w:numId w:val="40"/>
              </w:numPr>
              <w:spacing w:after="0"/>
              <w:ind w:left="0"/>
              <w:contextualSpacing/>
              <w:rPr>
                <w:rFonts w:ascii="Calibri" w:hAnsi="Calibri" w:cs="Calibri"/>
                <w:lang w:eastAsia="en-US"/>
              </w:rPr>
            </w:pPr>
            <w:r w:rsidRPr="00C77F5E">
              <w:rPr>
                <w:rFonts w:ascii="Calibri" w:hAnsi="Calibri" w:cs="Calibri"/>
                <w:lang w:eastAsia="en-US"/>
              </w:rPr>
              <w:t>Soif intense</w:t>
            </w:r>
          </w:p>
          <w:p w14:paraId="3892BB8D" w14:textId="77777777" w:rsidR="00241AE2" w:rsidRPr="00C77F5E" w:rsidRDefault="00241AE2">
            <w:pPr>
              <w:numPr>
                <w:ilvl w:val="1"/>
                <w:numId w:val="40"/>
              </w:numPr>
              <w:spacing w:after="0"/>
              <w:ind w:left="0"/>
              <w:contextualSpacing/>
              <w:rPr>
                <w:rFonts w:ascii="Calibri" w:hAnsi="Calibri" w:cs="Calibri"/>
                <w:lang w:eastAsia="en-US"/>
              </w:rPr>
            </w:pPr>
            <w:r w:rsidRPr="00C77F5E">
              <w:rPr>
                <w:rFonts w:ascii="Calibri" w:hAnsi="Calibri" w:cs="Calibri"/>
                <w:lang w:eastAsia="en-US"/>
              </w:rPr>
              <w:t>crampes nocturnes,</w:t>
            </w:r>
          </w:p>
          <w:p w14:paraId="7031D288" w14:textId="77777777" w:rsidR="00241AE2" w:rsidRPr="00C77F5E" w:rsidRDefault="00241AE2">
            <w:pPr>
              <w:numPr>
                <w:ilvl w:val="1"/>
                <w:numId w:val="40"/>
              </w:numPr>
              <w:spacing w:after="0"/>
              <w:ind w:left="0"/>
              <w:contextualSpacing/>
              <w:rPr>
                <w:rFonts w:ascii="Calibri" w:hAnsi="Calibri" w:cs="Calibri"/>
                <w:lang w:eastAsia="en-US"/>
              </w:rPr>
            </w:pPr>
            <w:r w:rsidRPr="00C77F5E">
              <w:rPr>
                <w:rFonts w:ascii="Calibri" w:hAnsi="Calibri" w:cs="Calibri"/>
                <w:lang w:eastAsia="en-US"/>
              </w:rPr>
              <w:t>troubles visuels)</w:t>
            </w:r>
          </w:p>
          <w:p w14:paraId="4266A218" w14:textId="77777777" w:rsidR="00241AE2" w:rsidRPr="00C77F5E" w:rsidRDefault="00241AE2">
            <w:pPr>
              <w:numPr>
                <w:ilvl w:val="0"/>
                <w:numId w:val="40"/>
              </w:numPr>
              <w:spacing w:after="0"/>
              <w:ind w:left="0"/>
              <w:contextualSpacing/>
              <w:rPr>
                <w:rFonts w:ascii="Calibri" w:hAnsi="Calibri" w:cs="Calibri"/>
                <w:b/>
                <w:bCs/>
                <w:lang w:eastAsia="en-US"/>
              </w:rPr>
            </w:pPr>
            <w:r w:rsidRPr="00C77F5E">
              <w:rPr>
                <w:rFonts w:ascii="Calibri" w:hAnsi="Calibri" w:cs="Calibri"/>
                <w:b/>
                <w:bCs/>
                <w:lang w:eastAsia="en-US"/>
              </w:rPr>
              <w:t>Signes de la cétose</w:t>
            </w:r>
          </w:p>
          <w:p w14:paraId="766541C4" w14:textId="77777777" w:rsidR="00241AE2" w:rsidRPr="00C77F5E" w:rsidRDefault="00241AE2">
            <w:pPr>
              <w:numPr>
                <w:ilvl w:val="1"/>
                <w:numId w:val="40"/>
              </w:numPr>
              <w:spacing w:after="0"/>
              <w:ind w:left="0"/>
              <w:contextualSpacing/>
              <w:rPr>
                <w:rFonts w:ascii="Calibri" w:hAnsi="Calibri" w:cs="Calibri"/>
                <w:lang w:eastAsia="en-US"/>
              </w:rPr>
            </w:pPr>
            <w:r w:rsidRPr="00C77F5E">
              <w:rPr>
                <w:rFonts w:ascii="Calibri" w:hAnsi="Calibri" w:cs="Calibri"/>
                <w:lang w:eastAsia="en-US"/>
              </w:rPr>
              <w:t>troubles digestifs:  nausées, vomissements, douleurs   abdominales, anorexie….</w:t>
            </w:r>
          </w:p>
          <w:p w14:paraId="2598EE3F" w14:textId="77777777" w:rsidR="00241AE2" w:rsidRPr="00C77F5E" w:rsidRDefault="00241AE2">
            <w:pPr>
              <w:numPr>
                <w:ilvl w:val="1"/>
                <w:numId w:val="40"/>
              </w:numPr>
              <w:spacing w:after="0"/>
              <w:ind w:left="0"/>
              <w:contextualSpacing/>
              <w:rPr>
                <w:rFonts w:ascii="Calibri" w:hAnsi="Calibri" w:cs="Calibri"/>
                <w:lang w:eastAsia="en-US"/>
              </w:rPr>
            </w:pPr>
            <w:r w:rsidRPr="00C77F5E">
              <w:rPr>
                <w:rFonts w:ascii="Calibri" w:hAnsi="Calibri" w:cs="Calibri"/>
                <w:lang w:eastAsia="en-US"/>
              </w:rPr>
              <w:t>l’haleine « pomme de réinette » caractéristique</w:t>
            </w:r>
          </w:p>
          <w:p w14:paraId="76F8AC0B" w14:textId="77777777" w:rsidR="00241AE2" w:rsidRPr="00C77F5E" w:rsidRDefault="00241AE2" w:rsidP="00773906">
            <w:pPr>
              <w:contextualSpacing/>
              <w:rPr>
                <w:rFonts w:ascii="Calibri" w:hAnsi="Calibri" w:cs="Calibri"/>
                <w:lang w:eastAsia="en-US"/>
              </w:rPr>
            </w:pPr>
            <w:r w:rsidRPr="00C77F5E">
              <w:rPr>
                <w:rFonts w:ascii="Calibri" w:hAnsi="Calibri" w:cs="Calibri"/>
                <w:b/>
                <w:bCs/>
                <w:lang w:eastAsia="en-US"/>
              </w:rPr>
              <w:t>Phase d’état ou Phase  de cétoacidose</w:t>
            </w:r>
          </w:p>
          <w:p w14:paraId="3CED14F0" w14:textId="77777777" w:rsidR="00241AE2" w:rsidRPr="00C77F5E" w:rsidRDefault="00241AE2">
            <w:pPr>
              <w:numPr>
                <w:ilvl w:val="0"/>
                <w:numId w:val="41"/>
              </w:numPr>
              <w:spacing w:after="0"/>
              <w:ind w:left="0"/>
              <w:contextualSpacing/>
              <w:rPr>
                <w:rFonts w:ascii="Calibri" w:hAnsi="Calibri" w:cs="Calibri"/>
                <w:b/>
                <w:bCs/>
                <w:lang w:eastAsia="en-US"/>
              </w:rPr>
            </w:pPr>
            <w:r w:rsidRPr="00C77F5E">
              <w:rPr>
                <w:rFonts w:ascii="Calibri" w:hAnsi="Calibri" w:cs="Calibri"/>
                <w:b/>
                <w:bCs/>
                <w:lang w:eastAsia="en-US"/>
              </w:rPr>
              <w:t xml:space="preserve">Déshydratation </w:t>
            </w:r>
            <w:r w:rsidRPr="00C77F5E">
              <w:rPr>
                <w:rFonts w:ascii="Calibri" w:hAnsi="Calibri" w:cs="Calibri"/>
                <w:lang w:eastAsia="en-US"/>
              </w:rPr>
              <w:t>d’abord extracellulaire (pli cutané hypotension et tachycardie) puis elle devient globale avec des signes de déshydratation intracellulaire (soif, sécheresse buccale, hypotonie des globes oculaires)</w:t>
            </w:r>
          </w:p>
          <w:p w14:paraId="6E49073D" w14:textId="77777777" w:rsidR="00241AE2" w:rsidRPr="00C77F5E" w:rsidRDefault="00241AE2">
            <w:pPr>
              <w:numPr>
                <w:ilvl w:val="0"/>
                <w:numId w:val="41"/>
              </w:numPr>
              <w:spacing w:after="0"/>
              <w:ind w:left="0"/>
              <w:contextualSpacing/>
              <w:rPr>
                <w:rFonts w:ascii="Calibri" w:hAnsi="Calibri" w:cs="Calibri"/>
                <w:b/>
                <w:bCs/>
                <w:lang w:eastAsia="en-US"/>
              </w:rPr>
            </w:pPr>
            <w:r w:rsidRPr="00C77F5E">
              <w:rPr>
                <w:rFonts w:ascii="Calibri" w:hAnsi="Calibri" w:cs="Calibri"/>
                <w:b/>
                <w:bCs/>
                <w:lang w:eastAsia="en-US"/>
              </w:rPr>
              <w:t xml:space="preserve">Dyspnée de Kussmaul </w:t>
            </w:r>
            <w:r w:rsidRPr="00C77F5E">
              <w:rPr>
                <w:rFonts w:ascii="Calibri" w:hAnsi="Calibri" w:cs="Calibri"/>
                <w:lang w:eastAsia="en-US"/>
              </w:rPr>
              <w:t>associée à une polypnée</w:t>
            </w:r>
          </w:p>
          <w:p w14:paraId="02A79704" w14:textId="77777777" w:rsidR="00241AE2" w:rsidRPr="00C77F5E" w:rsidRDefault="00241AE2">
            <w:pPr>
              <w:numPr>
                <w:ilvl w:val="0"/>
                <w:numId w:val="41"/>
              </w:numPr>
              <w:spacing w:after="0"/>
              <w:ind w:left="0"/>
              <w:contextualSpacing/>
              <w:rPr>
                <w:rFonts w:ascii="Calibri" w:hAnsi="Calibri" w:cs="Calibri"/>
                <w:b/>
                <w:bCs/>
                <w:lang w:eastAsia="en-US"/>
              </w:rPr>
            </w:pPr>
            <w:r w:rsidRPr="00C77F5E">
              <w:rPr>
                <w:rFonts w:ascii="Calibri" w:hAnsi="Calibri" w:cs="Calibri"/>
                <w:b/>
                <w:bCs/>
                <w:lang w:eastAsia="en-US"/>
              </w:rPr>
              <w:lastRenderedPageBreak/>
              <w:t xml:space="preserve">Tableau digestif </w:t>
            </w:r>
            <w:r w:rsidRPr="00C77F5E">
              <w:rPr>
                <w:rFonts w:ascii="Calibri" w:hAnsi="Calibri" w:cs="Calibri"/>
                <w:lang w:eastAsia="en-US"/>
              </w:rPr>
              <w:t>parfois simule un abdomen chirurgical</w:t>
            </w:r>
          </w:p>
          <w:p w14:paraId="72591EA3" w14:textId="77777777" w:rsidR="00241AE2" w:rsidRPr="00C77F5E" w:rsidRDefault="00241AE2">
            <w:pPr>
              <w:numPr>
                <w:ilvl w:val="0"/>
                <w:numId w:val="41"/>
              </w:numPr>
              <w:spacing w:after="0"/>
              <w:ind w:left="0"/>
              <w:contextualSpacing/>
              <w:rPr>
                <w:rFonts w:ascii="Calibri" w:hAnsi="Calibri" w:cs="Calibri"/>
                <w:b/>
                <w:bCs/>
                <w:lang w:eastAsia="en-US"/>
              </w:rPr>
            </w:pPr>
            <w:r w:rsidRPr="00C77F5E">
              <w:rPr>
                <w:rFonts w:ascii="Calibri" w:hAnsi="Calibri" w:cs="Calibri"/>
                <w:b/>
                <w:bCs/>
                <w:lang w:eastAsia="en-US"/>
              </w:rPr>
              <w:t>Troubles de conscience</w:t>
            </w:r>
            <w:r w:rsidRPr="00C77F5E">
              <w:rPr>
                <w:rFonts w:ascii="Calibri" w:hAnsi="Calibri" w:cs="Calibri"/>
                <w:lang w:eastAsia="en-US"/>
              </w:rPr>
              <w:t>:</w:t>
            </w:r>
          </w:p>
          <w:p w14:paraId="5FF9372B" w14:textId="77777777" w:rsidR="00241AE2" w:rsidRPr="00C77F5E" w:rsidRDefault="00241AE2">
            <w:pPr>
              <w:numPr>
                <w:ilvl w:val="1"/>
                <w:numId w:val="42"/>
              </w:numPr>
              <w:spacing w:after="0"/>
              <w:ind w:left="0"/>
              <w:contextualSpacing/>
              <w:rPr>
                <w:rFonts w:ascii="Calibri" w:hAnsi="Calibri" w:cs="Calibri"/>
                <w:lang w:eastAsia="en-US"/>
              </w:rPr>
            </w:pPr>
            <w:r w:rsidRPr="00C77F5E">
              <w:rPr>
                <w:rFonts w:ascii="Calibri" w:hAnsi="Calibri" w:cs="Calibri"/>
                <w:lang w:eastAsia="en-US"/>
              </w:rPr>
              <w:t>conscience normale 20%</w:t>
            </w:r>
          </w:p>
          <w:p w14:paraId="76C66960" w14:textId="77777777" w:rsidR="00241AE2" w:rsidRPr="00C77F5E" w:rsidRDefault="00241AE2">
            <w:pPr>
              <w:numPr>
                <w:ilvl w:val="1"/>
                <w:numId w:val="42"/>
              </w:numPr>
              <w:spacing w:after="0"/>
              <w:ind w:left="0"/>
              <w:contextualSpacing/>
              <w:rPr>
                <w:rFonts w:ascii="Calibri" w:hAnsi="Calibri" w:cs="Calibri"/>
                <w:lang w:eastAsia="en-US"/>
              </w:rPr>
            </w:pPr>
            <w:r w:rsidRPr="00C77F5E">
              <w:rPr>
                <w:rFonts w:ascii="Calibri" w:hAnsi="Calibri" w:cs="Calibri"/>
                <w:lang w:eastAsia="en-US"/>
              </w:rPr>
              <w:t>État de stupeur  70%</w:t>
            </w:r>
          </w:p>
          <w:p w14:paraId="34C57246" w14:textId="77777777" w:rsidR="00241AE2" w:rsidRPr="00C77F5E" w:rsidRDefault="00241AE2">
            <w:pPr>
              <w:numPr>
                <w:ilvl w:val="1"/>
                <w:numId w:val="42"/>
              </w:numPr>
              <w:spacing w:after="0"/>
              <w:ind w:left="0"/>
              <w:contextualSpacing/>
              <w:rPr>
                <w:rFonts w:ascii="Calibri" w:hAnsi="Calibri" w:cs="Calibri"/>
                <w:lang w:eastAsia="en-US"/>
              </w:rPr>
            </w:pPr>
            <w:r w:rsidRPr="00C77F5E">
              <w:rPr>
                <w:rFonts w:ascii="Calibri" w:hAnsi="Calibri" w:cs="Calibri"/>
                <w:lang w:eastAsia="en-US"/>
              </w:rPr>
              <w:t>Coma  &lt;10%: calme, flasque, aréflexie ostéo-tendineuse sans signes de localisations</w:t>
            </w:r>
          </w:p>
          <w:p w14:paraId="15BDBE93" w14:textId="77777777" w:rsidR="00241AE2" w:rsidRPr="00C77F5E" w:rsidRDefault="00241AE2" w:rsidP="00773906">
            <w:pPr>
              <w:contextualSpacing/>
              <w:rPr>
                <w:rFonts w:ascii="Calibri" w:hAnsi="Calibri" w:cs="Calibri"/>
                <w:lang w:eastAsia="en-US"/>
              </w:rPr>
            </w:pPr>
            <w:r w:rsidRPr="00C77F5E">
              <w:rPr>
                <w:rFonts w:ascii="Calibri" w:hAnsi="Calibri" w:cs="Calibri"/>
                <w:b/>
                <w:bCs/>
                <w:lang w:eastAsia="en-US"/>
              </w:rPr>
              <w:t xml:space="preserve">Hypothermie </w:t>
            </w:r>
            <w:r w:rsidRPr="00C77F5E">
              <w:rPr>
                <w:rFonts w:ascii="Calibri" w:hAnsi="Calibri" w:cs="Calibri"/>
                <w:lang w:eastAsia="en-US"/>
              </w:rPr>
              <w:t>en rapport avec acidose, vasodilatation périphérique</w:t>
            </w:r>
          </w:p>
        </w:tc>
      </w:tr>
    </w:tbl>
    <w:p w14:paraId="091558FD" w14:textId="77777777" w:rsidR="00241AE2" w:rsidRPr="00C77F5E" w:rsidRDefault="00241AE2" w:rsidP="00241AE2">
      <w:pPr>
        <w:spacing w:after="0"/>
        <w:contextualSpacing/>
        <w:rPr>
          <w:rFonts w:ascii="Calibri" w:hAnsi="Calibri" w:cs="Calibri"/>
        </w:rPr>
      </w:pPr>
    </w:p>
    <w:p w14:paraId="1303A2A7" w14:textId="77777777" w:rsidR="00241AE2" w:rsidRPr="00C77F5E" w:rsidRDefault="00241AE2" w:rsidP="00241AE2">
      <w:pPr>
        <w:spacing w:after="0"/>
        <w:contextualSpacing/>
        <w:rPr>
          <w:rFonts w:ascii="Calibri" w:hAnsi="Calibri" w:cs="Calibri"/>
        </w:rPr>
      </w:pPr>
      <w:r>
        <w:rPr>
          <w:rFonts w:ascii="Calibri" w:hAnsi="Calibri" w:cs="Calibri"/>
          <w:b/>
          <w:bCs/>
        </w:rPr>
        <w:t>35.</w:t>
      </w:r>
      <w:r w:rsidRPr="00C77F5E">
        <w:rPr>
          <w:rFonts w:ascii="Calibri" w:hAnsi="Calibri" w:cs="Calibri"/>
          <w:b/>
          <w:bCs/>
        </w:rPr>
        <w:t xml:space="preserve"> Quel est l'examen biologique manquant permettant de confirmer le diagnostic ? </w:t>
      </w:r>
    </w:p>
    <w:p w14:paraId="0D8391C0"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Bilan hépatique </w:t>
      </w:r>
    </w:p>
    <w:p w14:paraId="0B7B2541"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Le taux d'albuminurie </w:t>
      </w:r>
    </w:p>
    <w:p w14:paraId="0E50F26D"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Un bilan inflammatoire </w:t>
      </w:r>
    </w:p>
    <w:p w14:paraId="527101D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Recherche de corps cétoniques dans le sang et/ou les urines </w:t>
      </w:r>
    </w:p>
    <w:p w14:paraId="5460381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Recherche d'une infection virale </w:t>
      </w:r>
    </w:p>
    <w:p w14:paraId="0A54EA4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767D84D6" w14:textId="77777777" w:rsidTr="00773906">
        <w:tc>
          <w:tcPr>
            <w:tcW w:w="559" w:type="dxa"/>
          </w:tcPr>
          <w:p w14:paraId="76AB8AEA"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23</w:t>
            </w:r>
          </w:p>
        </w:tc>
        <w:tc>
          <w:tcPr>
            <w:tcW w:w="567" w:type="dxa"/>
          </w:tcPr>
          <w:p w14:paraId="2DFD21E7"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498" w:type="dxa"/>
          </w:tcPr>
          <w:p w14:paraId="630A6E2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-L’acidocétose est un désordre métabolique, hydrique et électrolytique caractérisé par :</w:t>
            </w:r>
          </w:p>
          <w:p w14:paraId="22311388" w14:textId="77777777" w:rsidR="00241AE2" w:rsidRPr="00C77F5E" w:rsidRDefault="00241AE2">
            <w:pPr>
              <w:pStyle w:val="ListParagraph"/>
              <w:numPr>
                <w:ilvl w:val="0"/>
                <w:numId w:val="38"/>
              </w:numPr>
              <w:spacing w:after="0"/>
              <w:ind w:left="0"/>
              <w:rPr>
                <w:rFonts w:ascii="Calibri" w:hAnsi="Calibri" w:cs="Calibri"/>
                <w:lang w:eastAsia="en-US"/>
              </w:rPr>
            </w:pPr>
            <w:r w:rsidRPr="00C77F5E">
              <w:rPr>
                <w:rFonts w:ascii="Calibri" w:hAnsi="Calibri" w:cs="Calibri"/>
                <w:b/>
                <w:bCs/>
                <w:lang w:eastAsia="en-US"/>
              </w:rPr>
              <w:t>Glycémie</w:t>
            </w:r>
            <w:r w:rsidRPr="00C77F5E">
              <w:rPr>
                <w:rFonts w:ascii="Calibri" w:hAnsi="Calibri" w:cs="Calibri"/>
                <w:lang w:eastAsia="en-US"/>
              </w:rPr>
              <w:t xml:space="preserve"> ≥ 2,5g/l</w:t>
            </w:r>
          </w:p>
          <w:p w14:paraId="4FC70CD1" w14:textId="77777777" w:rsidR="00241AE2" w:rsidRPr="00C77F5E" w:rsidRDefault="00241AE2">
            <w:pPr>
              <w:pStyle w:val="ListParagraph"/>
              <w:numPr>
                <w:ilvl w:val="0"/>
                <w:numId w:val="38"/>
              </w:numPr>
              <w:spacing w:after="0"/>
              <w:ind w:left="0"/>
              <w:rPr>
                <w:rFonts w:ascii="Calibri" w:hAnsi="Calibri" w:cs="Calibri"/>
                <w:lang w:eastAsia="en-US"/>
              </w:rPr>
            </w:pPr>
            <w:r w:rsidRPr="00C77F5E">
              <w:rPr>
                <w:rFonts w:ascii="Calibri" w:hAnsi="Calibri" w:cs="Calibri"/>
                <w:b/>
                <w:bCs/>
                <w:lang w:eastAsia="en-US"/>
              </w:rPr>
              <w:t>Cétonémie</w:t>
            </w:r>
            <w:r w:rsidRPr="00C77F5E">
              <w:rPr>
                <w:rFonts w:ascii="Calibri" w:hAnsi="Calibri" w:cs="Calibri"/>
                <w:lang w:eastAsia="en-US"/>
              </w:rPr>
              <w:t xml:space="preserve"> &gt; 3 mmol/l ou cétonurie positive (≥ ++)</w:t>
            </w:r>
          </w:p>
          <w:p w14:paraId="2243818C" w14:textId="77777777" w:rsidR="00241AE2" w:rsidRPr="00C77F5E" w:rsidRDefault="00241AE2">
            <w:pPr>
              <w:pStyle w:val="ListParagraph"/>
              <w:numPr>
                <w:ilvl w:val="0"/>
                <w:numId w:val="38"/>
              </w:numPr>
              <w:spacing w:after="0"/>
              <w:ind w:left="0"/>
              <w:rPr>
                <w:rFonts w:ascii="Calibri" w:hAnsi="Calibri" w:cs="Calibri"/>
                <w:lang w:eastAsia="en-US"/>
              </w:rPr>
            </w:pPr>
            <w:r w:rsidRPr="00C77F5E">
              <w:rPr>
                <w:rFonts w:ascii="Calibri" w:hAnsi="Calibri" w:cs="Calibri"/>
                <w:b/>
                <w:bCs/>
                <w:lang w:eastAsia="en-US"/>
              </w:rPr>
              <w:t>Glycosurie</w:t>
            </w:r>
            <w:r w:rsidRPr="00C77F5E">
              <w:rPr>
                <w:rFonts w:ascii="Calibri" w:hAnsi="Calibri" w:cs="Calibri"/>
                <w:lang w:eastAsia="en-US"/>
              </w:rPr>
              <w:t xml:space="preserve"> ≥ ++</w:t>
            </w:r>
          </w:p>
          <w:p w14:paraId="12CDA69D" w14:textId="77777777" w:rsidR="00241AE2" w:rsidRPr="00C77F5E" w:rsidRDefault="00241AE2">
            <w:pPr>
              <w:pStyle w:val="ListParagraph"/>
              <w:numPr>
                <w:ilvl w:val="0"/>
                <w:numId w:val="38"/>
              </w:numPr>
              <w:spacing w:after="0"/>
              <w:ind w:left="0"/>
              <w:rPr>
                <w:rFonts w:ascii="Calibri" w:hAnsi="Calibri" w:cs="Calibri"/>
                <w:lang w:eastAsia="en-US"/>
              </w:rPr>
            </w:pPr>
            <w:r w:rsidRPr="00C77F5E">
              <w:rPr>
                <w:rFonts w:ascii="Calibri" w:hAnsi="Calibri" w:cs="Calibri"/>
                <w:b/>
                <w:bCs/>
                <w:lang w:eastAsia="en-US"/>
              </w:rPr>
              <w:t>acidose</w:t>
            </w:r>
            <w:r w:rsidRPr="00C77F5E">
              <w:rPr>
                <w:rFonts w:ascii="Calibri" w:hAnsi="Calibri" w:cs="Calibri"/>
                <w:lang w:eastAsia="en-US"/>
              </w:rPr>
              <w:t xml:space="preserve"> (pH artériel &lt; 7,30)</w:t>
            </w:r>
          </w:p>
        </w:tc>
      </w:tr>
    </w:tbl>
    <w:p w14:paraId="485E0199" w14:textId="77777777" w:rsidR="00241AE2" w:rsidRPr="00C77F5E" w:rsidRDefault="00241AE2" w:rsidP="00241AE2">
      <w:pPr>
        <w:spacing w:after="0"/>
        <w:contextualSpacing/>
        <w:rPr>
          <w:rFonts w:ascii="Calibri" w:hAnsi="Calibri" w:cs="Calibri"/>
        </w:rPr>
      </w:pPr>
    </w:p>
    <w:p w14:paraId="59702E29" w14:textId="77777777" w:rsidR="00241AE2" w:rsidRPr="00C77F5E" w:rsidRDefault="00241AE2" w:rsidP="00241AE2">
      <w:pPr>
        <w:spacing w:after="0"/>
        <w:contextualSpacing/>
        <w:rPr>
          <w:rFonts w:ascii="Calibri" w:hAnsi="Calibri" w:cs="Calibri"/>
        </w:rPr>
      </w:pPr>
      <w:r>
        <w:rPr>
          <w:rFonts w:ascii="Calibri" w:hAnsi="Calibri" w:cs="Calibri"/>
          <w:b/>
          <w:bCs/>
        </w:rPr>
        <w:t>36.</w:t>
      </w:r>
      <w:r w:rsidRPr="00C77F5E">
        <w:rPr>
          <w:rFonts w:ascii="Calibri" w:hAnsi="Calibri" w:cs="Calibri"/>
          <w:b/>
          <w:bCs/>
        </w:rPr>
        <w:t xml:space="preserve"> Comment allez-vous prendre en charge la patiente ? (1 ou plusieurs réponses justes) </w:t>
      </w:r>
    </w:p>
    <w:p w14:paraId="3FA7C41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 Traitement ambulatoire </w:t>
      </w:r>
    </w:p>
    <w:p w14:paraId="221AA776"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Apports hydroélectrolytiques </w:t>
      </w:r>
    </w:p>
    <w:p w14:paraId="73970C11"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3. Insulinothérapie par voie Intraveineuse </w:t>
      </w:r>
    </w:p>
    <w:p w14:paraId="04B6DCD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4. Traitement antiviral </w:t>
      </w:r>
    </w:p>
    <w:p w14:paraId="7642F6E6"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5. Surveillance clinique et biologique </w:t>
      </w:r>
    </w:p>
    <w:p w14:paraId="0206CAB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Propositions : </w:t>
      </w:r>
    </w:p>
    <w:p w14:paraId="599CB82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1+2+3 </w:t>
      </w:r>
    </w:p>
    <w:p w14:paraId="6C51CE4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2+3+4 </w:t>
      </w:r>
    </w:p>
    <w:p w14:paraId="19630197"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1+4+5 </w:t>
      </w:r>
    </w:p>
    <w:p w14:paraId="0640AD2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3+4+5 </w:t>
      </w:r>
    </w:p>
    <w:p w14:paraId="7A3EE2C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2+3+5 </w:t>
      </w:r>
    </w:p>
    <w:p w14:paraId="598F5FB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4C24B119" w14:textId="77777777" w:rsidTr="00773906">
        <w:tc>
          <w:tcPr>
            <w:tcW w:w="559" w:type="dxa"/>
          </w:tcPr>
          <w:p w14:paraId="6C588EFA"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24</w:t>
            </w:r>
          </w:p>
        </w:tc>
        <w:tc>
          <w:tcPr>
            <w:tcW w:w="567" w:type="dxa"/>
          </w:tcPr>
          <w:p w14:paraId="1C720B4D"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E</w:t>
            </w:r>
          </w:p>
        </w:tc>
        <w:tc>
          <w:tcPr>
            <w:tcW w:w="9498" w:type="dxa"/>
          </w:tcPr>
          <w:p w14:paraId="5E2853D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La prise en charge de l’acidocétose diabétique vise à corriger </w:t>
            </w:r>
            <w:r w:rsidRPr="00C77F5E">
              <w:rPr>
                <w:rFonts w:ascii="Calibri" w:hAnsi="Calibri" w:cs="Calibri"/>
                <w:b/>
                <w:bCs/>
                <w:lang w:eastAsia="en-US"/>
              </w:rPr>
              <w:t>la glycémie</w:t>
            </w:r>
            <w:r w:rsidRPr="00C77F5E">
              <w:rPr>
                <w:rFonts w:ascii="Calibri" w:hAnsi="Calibri" w:cs="Calibri"/>
                <w:lang w:eastAsia="en-US"/>
              </w:rPr>
              <w:t xml:space="preserve"> qui est élevée et sur </w:t>
            </w:r>
            <w:r w:rsidRPr="00C77F5E">
              <w:rPr>
                <w:rFonts w:ascii="Calibri" w:hAnsi="Calibri" w:cs="Calibri"/>
                <w:b/>
                <w:bCs/>
                <w:lang w:eastAsia="en-US"/>
              </w:rPr>
              <w:t>les troubles hydro électrolytiques</w:t>
            </w:r>
            <w:r w:rsidRPr="00C77F5E">
              <w:rPr>
                <w:rFonts w:ascii="Calibri" w:hAnsi="Calibri" w:cs="Calibri"/>
                <w:lang w:eastAsia="en-US"/>
              </w:rPr>
              <w:t xml:space="preserve"> ( K+ et le Na + ) qui sont abaissés à cause de la diurèses osmotique , et puis la surveillance de la réponse au traitement et ses complications est toujours de règle .</w:t>
            </w:r>
          </w:p>
        </w:tc>
      </w:tr>
    </w:tbl>
    <w:p w14:paraId="36AAF80E" w14:textId="77777777" w:rsidR="00241AE2" w:rsidRPr="00C77F5E" w:rsidRDefault="00241AE2" w:rsidP="00241AE2">
      <w:pPr>
        <w:spacing w:after="0"/>
        <w:contextualSpacing/>
        <w:rPr>
          <w:rFonts w:ascii="Calibri" w:hAnsi="Calibri" w:cs="Calibri"/>
        </w:rPr>
      </w:pPr>
    </w:p>
    <w:p w14:paraId="57FB011C" w14:textId="77777777" w:rsidR="00241AE2" w:rsidRPr="00C77F5E" w:rsidRDefault="00241AE2" w:rsidP="00241AE2">
      <w:pPr>
        <w:spacing w:after="0"/>
        <w:contextualSpacing/>
        <w:rPr>
          <w:rFonts w:ascii="Calibri" w:hAnsi="Calibri" w:cs="Calibri"/>
        </w:rPr>
      </w:pPr>
      <w:r>
        <w:rPr>
          <w:rFonts w:ascii="Calibri" w:hAnsi="Calibri" w:cs="Calibri"/>
          <w:b/>
          <w:bCs/>
        </w:rPr>
        <w:t>37</w:t>
      </w:r>
      <w:r w:rsidRPr="00C77F5E">
        <w:rPr>
          <w:rFonts w:ascii="Calibri" w:hAnsi="Calibri" w:cs="Calibri"/>
          <w:b/>
          <w:bCs/>
        </w:rPr>
        <w:t xml:space="preserve">. Quel est le schéma thérapeutique préconisé après la gestion de cette urgence? </w:t>
      </w:r>
    </w:p>
    <w:p w14:paraId="536668B6"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Traitement par metformine. </w:t>
      </w:r>
    </w:p>
    <w:p w14:paraId="1ACBEA4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Règles hygiéno-diététiques seules. </w:t>
      </w:r>
    </w:p>
    <w:p w14:paraId="1BE78FAB"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Une seule injection d'insuline lente le soir. </w:t>
      </w:r>
    </w:p>
    <w:p w14:paraId="1D7F5FD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Association d'insuline rapide prandiale et une insuline lente le soir. </w:t>
      </w:r>
    </w:p>
    <w:p w14:paraId="3A8CE1A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2 insulines prémélangés le soir. </w:t>
      </w:r>
    </w:p>
    <w:p w14:paraId="49BA5528" w14:textId="77777777" w:rsidR="00241AE2" w:rsidRPr="00C77F5E" w:rsidRDefault="00241AE2" w:rsidP="00241AE2">
      <w:pPr>
        <w:spacing w:after="0"/>
        <w:contextualSpacing/>
        <w:jc w:val="center"/>
        <w:rPr>
          <w:rFonts w:ascii="Calibri" w:hAnsi="Calibri" w:cs="Calibri"/>
        </w:rPr>
      </w:pPr>
      <w:r w:rsidRPr="00C77F5E">
        <w:rPr>
          <w:rFonts w:ascii="Calibri" w:hAnsi="Calibri" w:cs="Calibri"/>
          <w:b/>
          <w:bCs/>
        </w:rPr>
        <w:t>Fin du cas clinique</w:t>
      </w:r>
    </w:p>
    <w:p w14:paraId="0C61B8ED" w14:textId="77777777" w:rsidR="00241AE2" w:rsidRPr="00C77F5E" w:rsidRDefault="00241AE2" w:rsidP="00241AE2">
      <w:pPr>
        <w:spacing w:after="0"/>
        <w:contextualSpacing/>
        <w:rPr>
          <w:rFonts w:ascii="Calibri" w:hAnsi="Calibri" w:cs="Calibri"/>
          <w:b/>
          <w:bCs/>
        </w:rPr>
      </w:pPr>
      <w:r w:rsidRPr="00C77F5E">
        <w:rPr>
          <w:rFonts w:ascii="Calibri" w:hAnsi="Calibri" w:cs="Calibri"/>
          <w:b/>
          <w:bCs/>
        </w:rPr>
        <w:t xml:space="preserv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294CD20B" w14:textId="77777777" w:rsidTr="00773906">
        <w:tc>
          <w:tcPr>
            <w:tcW w:w="559" w:type="dxa"/>
          </w:tcPr>
          <w:p w14:paraId="1C0003F6"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25</w:t>
            </w:r>
          </w:p>
        </w:tc>
        <w:tc>
          <w:tcPr>
            <w:tcW w:w="567" w:type="dxa"/>
          </w:tcPr>
          <w:p w14:paraId="47A4C01F"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498" w:type="dxa"/>
          </w:tcPr>
          <w:p w14:paraId="166B313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Devant un DT1 ( vu l’âge de la patiente 18 ans ) , on commence d’emblée à traiter par de l’insuline (schéma basal-bolus)</w:t>
            </w:r>
          </w:p>
        </w:tc>
      </w:tr>
    </w:tbl>
    <w:p w14:paraId="0322C485" w14:textId="77777777" w:rsidR="00241AE2" w:rsidRPr="00C77F5E" w:rsidRDefault="00241AE2" w:rsidP="00241AE2">
      <w:pPr>
        <w:shd w:val="clear" w:color="auto" w:fill="FFFFFF"/>
        <w:spacing w:after="0"/>
        <w:contextualSpacing/>
        <w:rPr>
          <w:rFonts w:ascii="Calibri" w:hAnsi="Calibri" w:cs="Calibri"/>
          <w:b/>
          <w:bCs/>
        </w:rPr>
      </w:pPr>
    </w:p>
    <w:p w14:paraId="67D9D198"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lastRenderedPageBreak/>
        <w:t>3</w:t>
      </w:r>
      <w:r>
        <w:rPr>
          <w:rFonts w:ascii="Calibri" w:hAnsi="Calibri" w:cs="Calibri"/>
          <w:b/>
          <w:bCs/>
        </w:rPr>
        <w:t>8.</w:t>
      </w:r>
      <w:r w:rsidRPr="00C77F5E">
        <w:rPr>
          <w:rFonts w:ascii="Calibri" w:hAnsi="Calibri" w:cs="Calibri"/>
          <w:b/>
          <w:bCs/>
        </w:rPr>
        <w:t xml:space="preserve"> Concernant le traitement du coma hyperosmolaire, quelles propositions sont justes ? (P2 2023 T)</w:t>
      </w:r>
    </w:p>
    <w:p w14:paraId="2A4AA5AA"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Le déficit hydrique doit être corrigé rapidement</w:t>
      </w:r>
    </w:p>
    <w:p w14:paraId="0CC23564"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La correction de l'hyperglycémie doit être progressive</w:t>
      </w:r>
    </w:p>
    <w:p w14:paraId="1186ED83"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Le déficit hydrique doit être corrigé progressivement</w:t>
      </w:r>
    </w:p>
    <w:p w14:paraId="00526634"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L'insuline doit être retardée si la kaliémie est inférieure à 3,3meq/1</w:t>
      </w:r>
    </w:p>
    <w:p w14:paraId="7427816D"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La correction de l'hyperglycémie doit être rapide</w:t>
      </w:r>
    </w:p>
    <w:p w14:paraId="2A9D16B4"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 A(1+2+4) (B(1+4+5) C(1+3+5) D(3+4+5) E(2+3+4)</w:t>
      </w:r>
    </w:p>
    <w:p w14:paraId="677CD307"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10348" w:type="dxa"/>
        <w:tblInd w:w="-2" w:type="dxa"/>
        <w:tblLook w:val="04A0" w:firstRow="1" w:lastRow="0" w:firstColumn="1" w:lastColumn="0" w:noHBand="0" w:noVBand="1"/>
      </w:tblPr>
      <w:tblGrid>
        <w:gridCol w:w="524"/>
        <w:gridCol w:w="385"/>
        <w:gridCol w:w="9439"/>
      </w:tblGrid>
      <w:tr w:rsidR="00241AE2" w:rsidRPr="00C77F5E" w14:paraId="50414261" w14:textId="77777777" w:rsidTr="00773906">
        <w:tc>
          <w:tcPr>
            <w:tcW w:w="0" w:type="auto"/>
          </w:tcPr>
          <w:p w14:paraId="3AB89301" w14:textId="77777777" w:rsidR="00241AE2" w:rsidRPr="00C77F5E" w:rsidRDefault="00241AE2" w:rsidP="00773906">
            <w:pPr>
              <w:contextualSpacing/>
              <w:textAlignment w:val="baseline"/>
              <w:rPr>
                <w:rFonts w:ascii="Calibri" w:hAnsi="Calibri" w:cs="Calibri"/>
                <w:b/>
                <w:bCs/>
                <w:lang w:eastAsia="en-US"/>
              </w:rPr>
            </w:pPr>
            <w:r w:rsidRPr="00C77F5E">
              <w:rPr>
                <w:rFonts w:ascii="Calibri" w:hAnsi="Calibri" w:cs="Calibri"/>
                <w:lang w:eastAsia="en-US"/>
              </w:rPr>
              <w:t>31</w:t>
            </w:r>
          </w:p>
        </w:tc>
        <w:tc>
          <w:tcPr>
            <w:tcW w:w="0" w:type="auto"/>
          </w:tcPr>
          <w:p w14:paraId="55EC509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E</w:t>
            </w:r>
          </w:p>
        </w:tc>
        <w:tc>
          <w:tcPr>
            <w:tcW w:w="9439" w:type="dxa"/>
          </w:tcPr>
          <w:p w14:paraId="65DBEE9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-La correction des troubles </w:t>
            </w:r>
            <w:r w:rsidRPr="00C77F5E">
              <w:rPr>
                <w:rFonts w:ascii="Calibri" w:hAnsi="Calibri" w:cs="Calibri"/>
                <w:b/>
                <w:bCs/>
                <w:shd w:val="clear" w:color="auto" w:fill="FFFFFF"/>
                <w:lang w:eastAsia="en-US"/>
              </w:rPr>
              <w:t>hydroélectriques</w:t>
            </w:r>
            <w:r w:rsidRPr="00C77F5E">
              <w:rPr>
                <w:rFonts w:ascii="Calibri" w:hAnsi="Calibri" w:cs="Calibri"/>
                <w:lang w:eastAsia="en-US"/>
              </w:rPr>
              <w:t xml:space="preserve"> et </w:t>
            </w:r>
            <w:r w:rsidRPr="00C77F5E">
              <w:rPr>
                <w:rFonts w:ascii="Calibri" w:hAnsi="Calibri" w:cs="Calibri"/>
                <w:b/>
                <w:bCs/>
                <w:shd w:val="clear" w:color="auto" w:fill="FFFFFF"/>
                <w:lang w:eastAsia="en-US"/>
              </w:rPr>
              <w:t>glycémiques</w:t>
            </w:r>
            <w:r w:rsidRPr="00C77F5E">
              <w:rPr>
                <w:rFonts w:ascii="Calibri" w:hAnsi="Calibri" w:cs="Calibri"/>
                <w:lang w:eastAsia="en-US"/>
              </w:rPr>
              <w:t xml:space="preserve"> doit être </w:t>
            </w:r>
            <w:r w:rsidRPr="00C77F5E">
              <w:rPr>
                <w:rFonts w:ascii="Calibri" w:hAnsi="Calibri" w:cs="Calibri"/>
                <w:b/>
                <w:bCs/>
                <w:shd w:val="clear" w:color="auto" w:fill="FFFFFF"/>
                <w:lang w:eastAsia="en-US"/>
              </w:rPr>
              <w:t>progressive</w:t>
            </w:r>
            <w:r w:rsidRPr="00C77F5E">
              <w:rPr>
                <w:rFonts w:ascii="Calibri" w:hAnsi="Calibri" w:cs="Calibri"/>
                <w:lang w:eastAsia="en-US"/>
              </w:rPr>
              <w:t>.</w:t>
            </w:r>
          </w:p>
          <w:p w14:paraId="415E0DB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-L’insuline doit être </w:t>
            </w:r>
            <w:r w:rsidRPr="00C77F5E">
              <w:rPr>
                <w:rFonts w:ascii="Calibri" w:hAnsi="Calibri" w:cs="Calibri"/>
                <w:b/>
                <w:bCs/>
                <w:shd w:val="clear" w:color="auto" w:fill="FFFFFF"/>
                <w:lang w:eastAsia="en-US"/>
              </w:rPr>
              <w:t>retardée</w:t>
            </w:r>
            <w:r w:rsidRPr="00C77F5E">
              <w:rPr>
                <w:rFonts w:ascii="Calibri" w:hAnsi="Calibri" w:cs="Calibri"/>
                <w:lang w:eastAsia="en-US"/>
              </w:rPr>
              <w:t xml:space="preserve"> si la kaliémie est &lt;3.3 -3.5 meq/l (l’insuline provoque une hypokaliémie)</w:t>
            </w:r>
          </w:p>
        </w:tc>
      </w:tr>
    </w:tbl>
    <w:p w14:paraId="729C6AB6" w14:textId="77777777" w:rsidR="00241AE2" w:rsidRPr="00C77F5E" w:rsidRDefault="00241AE2" w:rsidP="00241AE2">
      <w:pPr>
        <w:shd w:val="clear" w:color="auto" w:fill="FFFFFF"/>
        <w:spacing w:after="0"/>
        <w:contextualSpacing/>
        <w:rPr>
          <w:rFonts w:ascii="Calibri" w:hAnsi="Calibri" w:cs="Calibri"/>
          <w:b/>
          <w:bCs/>
        </w:rPr>
      </w:pPr>
    </w:p>
    <w:p w14:paraId="75B6C266"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3</w:t>
      </w:r>
      <w:r>
        <w:rPr>
          <w:rFonts w:ascii="Calibri" w:hAnsi="Calibri" w:cs="Calibri"/>
          <w:b/>
          <w:bCs/>
        </w:rPr>
        <w:t>9.</w:t>
      </w:r>
      <w:r w:rsidRPr="00C77F5E">
        <w:rPr>
          <w:rFonts w:ascii="Calibri" w:hAnsi="Calibri" w:cs="Calibri"/>
          <w:b/>
          <w:bCs/>
        </w:rPr>
        <w:t xml:space="preserve"> Parmi ces critères biologiques, lesquels sont en faveur de la sévérité de l'acido-cétose diabétique ? (P2 2023 T30)</w:t>
      </w:r>
    </w:p>
    <w:p w14:paraId="7F4CADAD" w14:textId="77777777" w:rsidR="00241AE2" w:rsidRPr="00C77F5E" w:rsidRDefault="00241AE2">
      <w:pPr>
        <w:pStyle w:val="Paragraphedeliste3"/>
        <w:numPr>
          <w:ilvl w:val="0"/>
          <w:numId w:val="37"/>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Bicarbonates&lt; 10pmol/l</w:t>
      </w:r>
    </w:p>
    <w:p w14:paraId="3BAFB1F8" w14:textId="77777777" w:rsidR="00241AE2" w:rsidRPr="00C77F5E" w:rsidRDefault="00241AE2">
      <w:pPr>
        <w:pStyle w:val="Paragraphedeliste3"/>
        <w:numPr>
          <w:ilvl w:val="0"/>
          <w:numId w:val="37"/>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PH &lt;7,3</w:t>
      </w:r>
    </w:p>
    <w:p w14:paraId="5E4B5521" w14:textId="77777777" w:rsidR="00241AE2" w:rsidRPr="00C77F5E" w:rsidRDefault="00241AE2">
      <w:pPr>
        <w:pStyle w:val="Paragraphedeliste3"/>
        <w:numPr>
          <w:ilvl w:val="0"/>
          <w:numId w:val="37"/>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PH&lt;7</w:t>
      </w:r>
    </w:p>
    <w:p w14:paraId="0B0DAB42" w14:textId="77777777" w:rsidR="00241AE2" w:rsidRPr="00C77F5E" w:rsidRDefault="00241AE2">
      <w:pPr>
        <w:pStyle w:val="Paragraphedeliste3"/>
        <w:numPr>
          <w:ilvl w:val="0"/>
          <w:numId w:val="37"/>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Bicarbonates&lt;15pmol/l</w:t>
      </w:r>
    </w:p>
    <w:p w14:paraId="266FB568" w14:textId="77777777" w:rsidR="00241AE2" w:rsidRPr="00C77F5E" w:rsidRDefault="00241AE2">
      <w:pPr>
        <w:pStyle w:val="Paragraphedeliste3"/>
        <w:numPr>
          <w:ilvl w:val="0"/>
          <w:numId w:val="37"/>
        </w:numPr>
        <w:shd w:val="clear" w:color="auto" w:fill="FFFFFF"/>
        <w:spacing w:before="0" w:beforeAutospacing="0" w:after="0" w:afterAutospacing="0" w:line="276" w:lineRule="auto"/>
        <w:ind w:left="360"/>
        <w:rPr>
          <w:rFonts w:cs="Calibri"/>
          <w:sz w:val="22"/>
          <w:szCs w:val="22"/>
        </w:rPr>
      </w:pPr>
      <w:r w:rsidRPr="00C77F5E">
        <w:rPr>
          <w:rFonts w:cs="Calibri"/>
          <w:sz w:val="22"/>
          <w:szCs w:val="22"/>
        </w:rPr>
        <w:t>Osmolarité plasmatique&gt;320mOSMI</w:t>
      </w:r>
    </w:p>
    <w:p w14:paraId="268F13A0"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  A(1+2+5) (B(1+3+5) C(1+4+5) D(3+4+5) E(2+4+5)</w:t>
      </w:r>
    </w:p>
    <w:p w14:paraId="59F0A77B"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10348" w:type="dxa"/>
        <w:tblInd w:w="-2" w:type="dxa"/>
        <w:tblLook w:val="04A0" w:firstRow="1" w:lastRow="0" w:firstColumn="1" w:lastColumn="0" w:noHBand="0" w:noVBand="1"/>
      </w:tblPr>
      <w:tblGrid>
        <w:gridCol w:w="515"/>
        <w:gridCol w:w="394"/>
        <w:gridCol w:w="9439"/>
      </w:tblGrid>
      <w:tr w:rsidR="00241AE2" w:rsidRPr="00C77F5E" w14:paraId="301BA5CC" w14:textId="77777777" w:rsidTr="00773906">
        <w:tc>
          <w:tcPr>
            <w:tcW w:w="0" w:type="auto"/>
          </w:tcPr>
          <w:p w14:paraId="00560908" w14:textId="77777777" w:rsidR="00241AE2" w:rsidRPr="00C77F5E" w:rsidRDefault="00241AE2" w:rsidP="00773906">
            <w:pPr>
              <w:contextualSpacing/>
              <w:textAlignment w:val="baseline"/>
              <w:rPr>
                <w:rFonts w:ascii="Calibri" w:hAnsi="Calibri" w:cs="Calibri"/>
                <w:b/>
                <w:bCs/>
                <w:lang w:eastAsia="en-US"/>
              </w:rPr>
            </w:pPr>
            <w:r w:rsidRPr="00C77F5E">
              <w:rPr>
                <w:rFonts w:ascii="Calibri" w:hAnsi="Calibri" w:cs="Calibri"/>
                <w:lang w:eastAsia="en-US"/>
              </w:rPr>
              <w:t>30</w:t>
            </w:r>
          </w:p>
        </w:tc>
        <w:tc>
          <w:tcPr>
            <w:tcW w:w="0" w:type="auto"/>
          </w:tcPr>
          <w:p w14:paraId="7FA5283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439" w:type="dxa"/>
          </w:tcPr>
          <w:p w14:paraId="7E0565B4" w14:textId="77777777" w:rsidR="00241AE2" w:rsidRPr="00C77F5E" w:rsidRDefault="00241AE2" w:rsidP="00773906">
            <w:pPr>
              <w:contextualSpacing/>
              <w:rPr>
                <w:rFonts w:ascii="Calibri" w:hAnsi="Calibri" w:cs="Calibri"/>
                <w:lang w:eastAsia="en-US"/>
              </w:rPr>
            </w:pPr>
            <w:r w:rsidRPr="00C77F5E">
              <w:rPr>
                <w:rFonts w:ascii="Calibri" w:hAnsi="Calibri" w:cs="Calibri"/>
                <w:noProof/>
              </w:rPr>
              <w:drawing>
                <wp:inline distT="0" distB="0" distL="0" distR="0" wp14:anchorId="1DDFD32C" wp14:editId="2EB50964">
                  <wp:extent cx="3930015" cy="2708275"/>
                  <wp:effectExtent l="0" t="0" r="0" b="0"/>
                  <wp:docPr id="81" name="Image 81" descr="C:\Users\CASTIS~1\AppData\Local\Temp\ksohtml775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Users\CASTIS~1\AppData\Local\Temp\ksohtml7756\wps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930015" cy="2708275"/>
                          </a:xfrm>
                          <a:prstGeom prst="rect">
                            <a:avLst/>
                          </a:prstGeom>
                          <a:noFill/>
                          <a:ln>
                            <a:noFill/>
                          </a:ln>
                        </pic:spPr>
                      </pic:pic>
                    </a:graphicData>
                  </a:graphic>
                </wp:inline>
              </w:drawing>
            </w:r>
          </w:p>
        </w:tc>
      </w:tr>
    </w:tbl>
    <w:p w14:paraId="2FB4633E" w14:textId="77777777" w:rsidR="00241AE2" w:rsidRPr="00C77F5E" w:rsidRDefault="00241AE2" w:rsidP="00241AE2">
      <w:pPr>
        <w:spacing w:after="0"/>
        <w:contextualSpacing/>
        <w:rPr>
          <w:rFonts w:ascii="Calibri" w:hAnsi="Calibri" w:cs="Calibri"/>
          <w:b/>
          <w:bCs/>
        </w:rPr>
      </w:pPr>
    </w:p>
    <w:p w14:paraId="36501D16" w14:textId="77777777" w:rsidR="00241AE2" w:rsidRPr="00C77F5E" w:rsidRDefault="00241AE2" w:rsidP="00241AE2">
      <w:pPr>
        <w:spacing w:after="0"/>
        <w:contextualSpacing/>
        <w:rPr>
          <w:rFonts w:ascii="Calibri" w:hAnsi="Calibri" w:cs="Calibri"/>
          <w:b/>
          <w:bCs/>
        </w:rPr>
      </w:pPr>
      <w:r>
        <w:rPr>
          <w:rFonts w:ascii="Calibri" w:hAnsi="Calibri" w:cs="Calibri"/>
          <w:b/>
          <w:bCs/>
        </w:rPr>
        <w:t>40.</w:t>
      </w:r>
      <w:r w:rsidRPr="00C77F5E">
        <w:rPr>
          <w:rFonts w:ascii="Calibri" w:hAnsi="Calibri" w:cs="Calibri"/>
          <w:b/>
          <w:bCs/>
        </w:rPr>
        <w:t xml:space="preserve"> L'acidocétose diabétique : (Cochez la réponse juste) (P1 2023 T35)</w:t>
      </w:r>
    </w:p>
    <w:p w14:paraId="3A78AD7C"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 Est une complication aigue du diabète qui survient uniquement chez le DT1 </w:t>
      </w:r>
    </w:p>
    <w:p w14:paraId="42A43561" w14:textId="77777777" w:rsidR="00241AE2" w:rsidRPr="00C77F5E" w:rsidRDefault="00241AE2" w:rsidP="00241AE2">
      <w:pPr>
        <w:spacing w:after="0"/>
        <w:contextualSpacing/>
        <w:rPr>
          <w:rFonts w:ascii="Calibri" w:hAnsi="Calibri" w:cs="Calibri"/>
        </w:rPr>
      </w:pPr>
      <w:r w:rsidRPr="00C77F5E">
        <w:rPr>
          <w:rFonts w:ascii="Calibri" w:hAnsi="Calibri" w:cs="Calibri"/>
        </w:rPr>
        <w:t>2. Son pronostic est sévère dans tous les cas</w:t>
      </w:r>
    </w:p>
    <w:p w14:paraId="30A0A115" w14:textId="77777777" w:rsidR="00241AE2" w:rsidRPr="00C77F5E" w:rsidRDefault="00241AE2" w:rsidP="00241AE2">
      <w:pPr>
        <w:spacing w:after="0"/>
        <w:contextualSpacing/>
        <w:rPr>
          <w:rFonts w:ascii="Calibri" w:hAnsi="Calibri" w:cs="Calibri"/>
        </w:rPr>
      </w:pPr>
      <w:r w:rsidRPr="00C77F5E">
        <w:rPr>
          <w:rFonts w:ascii="Calibri" w:hAnsi="Calibri" w:cs="Calibri"/>
        </w:rPr>
        <w:t>3. Est une complication grave qui peut être prévenue par l'éducation du patient et sa famille</w:t>
      </w:r>
    </w:p>
    <w:p w14:paraId="1D506A1D" w14:textId="77777777" w:rsidR="00241AE2" w:rsidRPr="00C77F5E" w:rsidRDefault="00241AE2" w:rsidP="00241AE2">
      <w:pPr>
        <w:spacing w:after="0"/>
        <w:contextualSpacing/>
        <w:rPr>
          <w:rFonts w:ascii="Calibri" w:hAnsi="Calibri" w:cs="Calibri"/>
        </w:rPr>
      </w:pPr>
      <w:r w:rsidRPr="00C77F5E">
        <w:rPr>
          <w:rFonts w:ascii="Calibri" w:hAnsi="Calibri" w:cs="Calibri"/>
        </w:rPr>
        <w:t>4. Elle résulte d'une carence en glucagon</w:t>
      </w:r>
    </w:p>
    <w:p w14:paraId="310398F4" w14:textId="77777777" w:rsidR="00241AE2" w:rsidRPr="00C77F5E" w:rsidRDefault="00241AE2" w:rsidP="00241AE2">
      <w:pPr>
        <w:spacing w:after="0"/>
        <w:contextualSpacing/>
        <w:rPr>
          <w:rFonts w:ascii="Calibri" w:hAnsi="Calibri" w:cs="Calibri"/>
        </w:rPr>
      </w:pPr>
      <w:r w:rsidRPr="00C77F5E">
        <w:rPr>
          <w:rFonts w:ascii="Calibri" w:hAnsi="Calibri" w:cs="Calibri"/>
        </w:rPr>
        <w:t>5. C'est la complication métabolique la plus fréquente chez le diabétique</w:t>
      </w:r>
    </w:p>
    <w:p w14:paraId="720F87E1" w14:textId="77777777" w:rsidR="00241AE2" w:rsidRPr="00C77F5E" w:rsidRDefault="00241AE2" w:rsidP="00241AE2">
      <w:pPr>
        <w:spacing w:after="0"/>
        <w:contextualSpacing/>
        <w:rPr>
          <w:rFonts w:ascii="Calibri" w:hAnsi="Calibri" w:cs="Calibri"/>
        </w:rPr>
      </w:pPr>
      <w:r w:rsidRPr="00C77F5E">
        <w:rPr>
          <w:rFonts w:ascii="Calibri" w:hAnsi="Calibri" w:cs="Calibri"/>
        </w:rPr>
        <w:t>Réponses : A: 1+2+3+4        B: 1+4+5         C: 1+3+5          D: 3+5           E: 1+3</w:t>
      </w:r>
    </w:p>
    <w:tbl>
      <w:tblPr>
        <w:tblStyle w:val="TableGrid"/>
        <w:tblW w:w="10765" w:type="dxa"/>
        <w:tblInd w:w="-2" w:type="dxa"/>
        <w:tblLook w:val="04A0" w:firstRow="1" w:lastRow="0" w:firstColumn="1" w:lastColumn="0" w:noHBand="0" w:noVBand="1"/>
      </w:tblPr>
      <w:tblGrid>
        <w:gridCol w:w="440"/>
        <w:gridCol w:w="569"/>
        <w:gridCol w:w="9756"/>
      </w:tblGrid>
      <w:tr w:rsidR="00241AE2" w:rsidRPr="00C77F5E" w14:paraId="4A1F36CB" w14:textId="77777777" w:rsidTr="00773906">
        <w:tc>
          <w:tcPr>
            <w:tcW w:w="0" w:type="auto"/>
          </w:tcPr>
          <w:p w14:paraId="58DCA844" w14:textId="77777777" w:rsidR="00241AE2" w:rsidRPr="00C77F5E" w:rsidRDefault="00241AE2" w:rsidP="00773906">
            <w:pPr>
              <w:contextualSpacing/>
              <w:rPr>
                <w:rFonts w:ascii="Calibri" w:hAnsi="Calibri" w:cs="Calibri"/>
                <w:b/>
                <w:bCs/>
                <w:lang w:eastAsia="en-US"/>
              </w:rPr>
            </w:pPr>
            <w:r w:rsidRPr="00C77F5E">
              <w:rPr>
                <w:rFonts w:ascii="Calibri" w:hAnsi="Calibri" w:cs="Calibri"/>
                <w:lang w:eastAsia="en-US"/>
              </w:rPr>
              <w:t>35</w:t>
            </w:r>
          </w:p>
        </w:tc>
        <w:tc>
          <w:tcPr>
            <w:tcW w:w="569" w:type="dxa"/>
          </w:tcPr>
          <w:p w14:paraId="2430175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756" w:type="dxa"/>
          </w:tcPr>
          <w:p w14:paraId="63FC27E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elle peut également survenir chez les patients atteints de DT2</w:t>
            </w:r>
          </w:p>
          <w:p w14:paraId="5B93340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son pronostic peut être sévère dans certains cas, notamment en cas de décompensation métabolique, mais il peut également être favorable si la prise en charge est rapide et efficace.</w:t>
            </w:r>
          </w:p>
          <w:p w14:paraId="393F3D4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elle résulte d'une déficience en insuline qui entraîne une hyperglycémie et une production accrue de corps cétoniques.</w:t>
            </w:r>
          </w:p>
        </w:tc>
      </w:tr>
    </w:tbl>
    <w:p w14:paraId="2A85EDB4" w14:textId="77777777" w:rsidR="00241AE2" w:rsidRPr="00C77F5E" w:rsidRDefault="00241AE2" w:rsidP="00241AE2">
      <w:pPr>
        <w:spacing w:after="0"/>
        <w:contextualSpacing/>
        <w:rPr>
          <w:rFonts w:ascii="Calibri" w:hAnsi="Calibri" w:cs="Calibri"/>
          <w:b/>
          <w:bCs/>
        </w:rPr>
      </w:pPr>
    </w:p>
    <w:p w14:paraId="6EFCD1B4" w14:textId="77777777" w:rsidR="00241AE2" w:rsidRPr="00C77F5E" w:rsidRDefault="00241AE2" w:rsidP="00241AE2">
      <w:pPr>
        <w:spacing w:after="0"/>
        <w:contextualSpacing/>
        <w:rPr>
          <w:rFonts w:ascii="Calibri" w:hAnsi="Calibri" w:cs="Calibri"/>
          <w:b/>
          <w:bCs/>
        </w:rPr>
      </w:pPr>
      <w:r>
        <w:rPr>
          <w:rFonts w:ascii="Calibri" w:hAnsi="Calibri" w:cs="Calibri"/>
          <w:b/>
          <w:bCs/>
        </w:rPr>
        <w:t>41.</w:t>
      </w:r>
      <w:r w:rsidRPr="00C77F5E">
        <w:rPr>
          <w:rFonts w:ascii="Calibri" w:hAnsi="Calibri" w:cs="Calibri"/>
          <w:b/>
          <w:bCs/>
        </w:rPr>
        <w:t xml:space="preserve"> Le Syndrome hyperosmolaire  hyperglycémique: (Cochez la réponse fausse) (P1 2023 T34)</w:t>
      </w:r>
    </w:p>
    <w:p w14:paraId="7405D2E2" w14:textId="77777777" w:rsidR="00241AE2" w:rsidRPr="00C77F5E" w:rsidRDefault="00241AE2" w:rsidP="00241AE2">
      <w:pPr>
        <w:spacing w:after="0"/>
        <w:contextualSpacing/>
        <w:rPr>
          <w:rFonts w:ascii="Calibri" w:hAnsi="Calibri" w:cs="Calibri"/>
        </w:rPr>
      </w:pPr>
      <w:r w:rsidRPr="00C77F5E">
        <w:rPr>
          <w:rFonts w:ascii="Calibri" w:hAnsi="Calibri" w:cs="Calibri"/>
        </w:rPr>
        <w:lastRenderedPageBreak/>
        <w:t>A. S'installe habituellement sur plusieurs jours</w:t>
      </w:r>
    </w:p>
    <w:p w14:paraId="1E7828E8" w14:textId="77777777" w:rsidR="00241AE2" w:rsidRPr="00C77F5E" w:rsidRDefault="00241AE2" w:rsidP="00241AE2">
      <w:pPr>
        <w:spacing w:after="0"/>
        <w:contextualSpacing/>
        <w:rPr>
          <w:rFonts w:ascii="Calibri" w:hAnsi="Calibri" w:cs="Calibri"/>
        </w:rPr>
      </w:pPr>
      <w:r w:rsidRPr="00C77F5E">
        <w:rPr>
          <w:rFonts w:ascii="Calibri" w:hAnsi="Calibri" w:cs="Calibri"/>
        </w:rPr>
        <w:t>B. Survient essentiellement chez le sujet jeune</w:t>
      </w:r>
    </w:p>
    <w:p w14:paraId="02C6090D" w14:textId="77777777" w:rsidR="00241AE2" w:rsidRPr="00C77F5E" w:rsidRDefault="00241AE2" w:rsidP="00241AE2">
      <w:pPr>
        <w:spacing w:after="0"/>
        <w:contextualSpacing/>
        <w:rPr>
          <w:rFonts w:ascii="Calibri" w:hAnsi="Calibri" w:cs="Calibri"/>
        </w:rPr>
      </w:pPr>
      <w:r w:rsidRPr="00C77F5E">
        <w:rPr>
          <w:rFonts w:ascii="Calibri" w:hAnsi="Calibri" w:cs="Calibri"/>
        </w:rPr>
        <w:t>C. Est caractérisé par l'association d'une hyperglycémie sévère sans cétose</w:t>
      </w:r>
    </w:p>
    <w:p w14:paraId="0255F71E" w14:textId="77777777" w:rsidR="00241AE2" w:rsidRPr="00C77F5E" w:rsidRDefault="00241AE2" w:rsidP="00241AE2">
      <w:pPr>
        <w:spacing w:after="0"/>
        <w:contextualSpacing/>
        <w:rPr>
          <w:rFonts w:ascii="Calibri" w:hAnsi="Calibri" w:cs="Calibri"/>
        </w:rPr>
      </w:pPr>
      <w:r w:rsidRPr="00C77F5E">
        <w:rPr>
          <w:rFonts w:ascii="Calibri" w:hAnsi="Calibri" w:cs="Calibri"/>
        </w:rPr>
        <w:t>D. La déshydratation est majeure</w:t>
      </w:r>
    </w:p>
    <w:p w14:paraId="36F5E0A4"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Il est de mauvais pronostic </w:t>
      </w:r>
    </w:p>
    <w:tbl>
      <w:tblPr>
        <w:tblStyle w:val="TableGrid"/>
        <w:tblW w:w="10765" w:type="dxa"/>
        <w:tblInd w:w="-2" w:type="dxa"/>
        <w:tblLook w:val="04A0" w:firstRow="1" w:lastRow="0" w:firstColumn="1" w:lastColumn="0" w:noHBand="0" w:noVBand="1"/>
      </w:tblPr>
      <w:tblGrid>
        <w:gridCol w:w="440"/>
        <w:gridCol w:w="569"/>
        <w:gridCol w:w="9756"/>
      </w:tblGrid>
      <w:tr w:rsidR="00241AE2" w:rsidRPr="00C77F5E" w14:paraId="068CB292" w14:textId="77777777" w:rsidTr="00773906">
        <w:tc>
          <w:tcPr>
            <w:tcW w:w="0" w:type="auto"/>
          </w:tcPr>
          <w:p w14:paraId="11B7BA89" w14:textId="77777777" w:rsidR="00241AE2" w:rsidRPr="00C77F5E" w:rsidRDefault="00241AE2" w:rsidP="00773906">
            <w:pPr>
              <w:contextualSpacing/>
              <w:rPr>
                <w:rFonts w:ascii="Calibri" w:hAnsi="Calibri" w:cs="Calibri"/>
                <w:b/>
                <w:bCs/>
                <w:lang w:eastAsia="en-US"/>
              </w:rPr>
            </w:pPr>
            <w:r w:rsidRPr="00C77F5E">
              <w:rPr>
                <w:rFonts w:ascii="Calibri" w:hAnsi="Calibri" w:cs="Calibri"/>
                <w:lang w:eastAsia="en-US"/>
              </w:rPr>
              <w:t>34</w:t>
            </w:r>
          </w:p>
        </w:tc>
        <w:tc>
          <w:tcPr>
            <w:tcW w:w="569" w:type="dxa"/>
          </w:tcPr>
          <w:p w14:paraId="507BC62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756" w:type="dxa"/>
          </w:tcPr>
          <w:p w14:paraId="376CA7D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syndrome hyperosmolaire hyperglycémique survient plutôt chez les personnes âgées atteintes de diabète de type 2 et peut s'installer sur plusieurs semaines.</w:t>
            </w:r>
          </w:p>
          <w:p w14:paraId="5E6FEAB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UN TERRAIN : Diabète de type 2 avec insulinosécrétion conservée + sujet âgé</w:t>
            </w:r>
          </w:p>
        </w:tc>
      </w:tr>
    </w:tbl>
    <w:p w14:paraId="5EAB4C13" w14:textId="77777777" w:rsidR="00241AE2" w:rsidRPr="00C77F5E" w:rsidRDefault="00241AE2" w:rsidP="00241AE2">
      <w:pPr>
        <w:bidi/>
        <w:spacing w:after="0"/>
        <w:contextualSpacing/>
        <w:jc w:val="right"/>
        <w:rPr>
          <w:rFonts w:ascii="Calibri" w:hAnsi="Calibri" w:cs="Calibri"/>
          <w:b/>
          <w:bCs/>
        </w:rPr>
      </w:pPr>
    </w:p>
    <w:p w14:paraId="6C926837"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42.</w:t>
      </w:r>
      <w:r w:rsidRPr="00C77F5E">
        <w:rPr>
          <w:rFonts w:ascii="Calibri" w:hAnsi="Calibri" w:cs="Calibri"/>
          <w:b/>
          <w:bCs/>
        </w:rPr>
        <w:t xml:space="preserve"> Lors d’un malaise hypoglycémique sans coma quelles sont les meilleures techniques pour corriger l’ hypoglycémique ? ( cocher la RJ ) (P4 2022 T32)</w:t>
      </w:r>
    </w:p>
    <w:p w14:paraId="47B4F4B9"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A- Une injection intramusculaire de Glucagon</w:t>
      </w:r>
    </w:p>
    <w:p w14:paraId="041D490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B-Du sucre dans de l’eau</w:t>
      </w:r>
    </w:p>
    <w:p w14:paraId="728779FE"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C- Du jus, la confiture , du miel ou du chocolat </w:t>
      </w:r>
    </w:p>
    <w:p w14:paraId="525FE70E"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D-Bien s’hydraté </w:t>
      </w:r>
    </w:p>
    <w:p w14:paraId="442FDF93"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E-Un morceau de pain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4FCC9F3F" w14:textId="77777777" w:rsidTr="00773906">
        <w:tc>
          <w:tcPr>
            <w:tcW w:w="559" w:type="dxa"/>
          </w:tcPr>
          <w:p w14:paraId="7BA0DBEC"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32</w:t>
            </w:r>
          </w:p>
        </w:tc>
        <w:tc>
          <w:tcPr>
            <w:tcW w:w="567" w:type="dxa"/>
          </w:tcPr>
          <w:p w14:paraId="6521DE8C"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5F639DC3"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L'index glycémique du chocolat et de la confiture est faible</w:t>
            </w:r>
          </w:p>
          <w:p w14:paraId="0BA83A2E"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Par contre du sucre dans de l’eau a un IG ÉLEVÉ</w:t>
            </w:r>
          </w:p>
        </w:tc>
      </w:tr>
    </w:tbl>
    <w:p w14:paraId="780617FD" w14:textId="77777777" w:rsidR="00241AE2" w:rsidRPr="00C77F5E" w:rsidRDefault="00241AE2" w:rsidP="00241AE2">
      <w:pPr>
        <w:bidi/>
        <w:spacing w:after="0"/>
        <w:contextualSpacing/>
        <w:jc w:val="right"/>
        <w:rPr>
          <w:rFonts w:ascii="Calibri" w:hAnsi="Calibri" w:cs="Calibri"/>
          <w:b/>
          <w:bCs/>
        </w:rPr>
      </w:pPr>
    </w:p>
    <w:p w14:paraId="1CD33887"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43.</w:t>
      </w:r>
      <w:r w:rsidRPr="00C77F5E">
        <w:rPr>
          <w:rFonts w:ascii="Calibri" w:hAnsi="Calibri" w:cs="Calibri"/>
          <w:b/>
          <w:bCs/>
        </w:rPr>
        <w:t xml:space="preserve"> </w:t>
      </w:r>
      <w:r w:rsidRPr="00C77F5E">
        <w:rPr>
          <w:rFonts w:ascii="Calibri" w:hAnsi="Calibri" w:cs="Calibri"/>
        </w:rPr>
        <w:t xml:space="preserve"> </w:t>
      </w:r>
      <w:r w:rsidRPr="00C77F5E">
        <w:rPr>
          <w:rFonts w:ascii="Calibri" w:hAnsi="Calibri" w:cs="Calibri"/>
          <w:b/>
          <w:bCs/>
        </w:rPr>
        <w:t>tous ces signes orientant vers le diagnostic de coma hypoglycémique, sauf un : (P4 2022 T31)</w:t>
      </w:r>
    </w:p>
    <w:p w14:paraId="6E2C5102"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A-Crises convulsives </w:t>
      </w:r>
    </w:p>
    <w:p w14:paraId="352C9BE2"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B-Sueurs </w:t>
      </w:r>
    </w:p>
    <w:p w14:paraId="0B65052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C-Agitation</w:t>
      </w:r>
    </w:p>
    <w:p w14:paraId="3D832054"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D-Dyspnée de Kussmaul</w:t>
      </w:r>
    </w:p>
    <w:p w14:paraId="6A7BFFB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E-Traitement par insuline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7B978212" w14:textId="77777777" w:rsidTr="00773906">
        <w:tc>
          <w:tcPr>
            <w:tcW w:w="559" w:type="dxa"/>
          </w:tcPr>
          <w:p w14:paraId="320E2171"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31</w:t>
            </w:r>
          </w:p>
        </w:tc>
        <w:tc>
          <w:tcPr>
            <w:tcW w:w="567" w:type="dxa"/>
          </w:tcPr>
          <w:p w14:paraId="6325BF98"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498" w:type="dxa"/>
          </w:tcPr>
          <w:p w14:paraId="3A34185D"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La particularité du coma hypoglycémique est la présence  des signes neurologiques et neurovégétatives ( agitation, sueur..)</w:t>
            </w:r>
          </w:p>
        </w:tc>
      </w:tr>
    </w:tbl>
    <w:p w14:paraId="7E65E804" w14:textId="77777777" w:rsidR="00241AE2" w:rsidRPr="00C77F5E" w:rsidRDefault="00241AE2" w:rsidP="00241AE2">
      <w:pPr>
        <w:bidi/>
        <w:spacing w:after="0"/>
        <w:contextualSpacing/>
        <w:jc w:val="right"/>
        <w:rPr>
          <w:rFonts w:ascii="Calibri" w:hAnsi="Calibri" w:cs="Calibri"/>
          <w:b/>
          <w:bCs/>
        </w:rPr>
      </w:pPr>
    </w:p>
    <w:p w14:paraId="2682EED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CAS CLINIQUE N° 2 (P4 2022 T): </w:t>
      </w:r>
      <w:r w:rsidRPr="00C77F5E">
        <w:rPr>
          <w:rFonts w:ascii="Calibri" w:hAnsi="Calibri" w:cs="Calibri"/>
        </w:rPr>
        <w:t>un patient B.K âgé de 25 ans , admis aux urgences pour vomissements et douleurs abdominales , il est diabétique type 1 depuis l’âge de 17 ans sous insulinothérapie sous schéma Bassal-Bolus et suivie pour hypothyroïdie primaire bien substituée sous levothyrox  depuis 2 ans .</w:t>
      </w:r>
    </w:p>
    <w:p w14:paraId="0811A50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Il présente depuis 3 jours , une tous sèche avec douleur thoracique . le patient signal qu’il a arrêté sa thérapeutique de son propre chef depuis 24 heures devant l’exacerbation des vomissements et de la toux. Le patient est asthénique et répond aux questions posées de façon intermittentes.</w:t>
      </w:r>
    </w:p>
    <w:p w14:paraId="27F46E69"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Examen clinique retrouve : TA = 100/60mmHg. FC = 115bat/min, FR = 25 cycles/min, T = 38.9c°</w:t>
      </w:r>
    </w:p>
    <w:p w14:paraId="673C717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Toux avec crachats verdâtres purulents. Sa glycémie capillaire est de 3.50g/l .</w:t>
      </w:r>
    </w:p>
    <w:p w14:paraId="14D98201"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Bandelette urinaire : Glu= (++++)    CC= (++ +)     Protéinurie : (+)   hématurie= (-) </w:t>
      </w:r>
    </w:p>
    <w:p w14:paraId="775D146F" w14:textId="77777777" w:rsidR="00241AE2" w:rsidRPr="00C77F5E" w:rsidRDefault="00241AE2" w:rsidP="00241AE2">
      <w:pPr>
        <w:bidi/>
        <w:spacing w:after="0"/>
        <w:contextualSpacing/>
        <w:jc w:val="right"/>
        <w:rPr>
          <w:rFonts w:ascii="Calibri" w:hAnsi="Calibri" w:cs="Calibri"/>
        </w:rPr>
      </w:pPr>
    </w:p>
    <w:p w14:paraId="48E5EFBE" w14:textId="77777777" w:rsidR="00241AE2" w:rsidRPr="004D251D" w:rsidRDefault="00241AE2" w:rsidP="00241AE2">
      <w:pPr>
        <w:bidi/>
        <w:spacing w:after="0"/>
        <w:contextualSpacing/>
        <w:jc w:val="right"/>
        <w:rPr>
          <w:rFonts w:ascii="Calibri" w:hAnsi="Calibri" w:cs="Calibri"/>
          <w:b/>
          <w:bCs/>
        </w:rPr>
      </w:pPr>
      <w:r w:rsidRPr="004D251D">
        <w:rPr>
          <w:rFonts w:ascii="Calibri" w:hAnsi="Calibri" w:cs="Calibri"/>
          <w:b/>
          <w:bCs/>
        </w:rPr>
        <w:t xml:space="preserve">44. Quelles diagnostics évoquez-vous devant ce tableau clinique ? ( cocher la RJ ) </w:t>
      </w:r>
    </w:p>
    <w:p w14:paraId="382B2AF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1-Décompensation cétonique diabétique </w:t>
      </w:r>
    </w:p>
    <w:p w14:paraId="6B1BD829"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2-Infection urinaire-pyélonéphrite </w:t>
      </w:r>
    </w:p>
    <w:p w14:paraId="264090F6"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3-syndrome respiratoire-pneumopathie </w:t>
      </w:r>
    </w:p>
    <w:p w14:paraId="1605EEC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4-IDM</w:t>
      </w:r>
    </w:p>
    <w:p w14:paraId="7CA6381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5-Ulcère gastrique </w:t>
      </w:r>
    </w:p>
    <w:p w14:paraId="0FC27E22"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1-3      B : 1-2       C : 2-4      D : 3-5        E : 1-4</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79AD6A45" w14:textId="77777777" w:rsidTr="00773906">
        <w:tc>
          <w:tcPr>
            <w:tcW w:w="559" w:type="dxa"/>
          </w:tcPr>
          <w:p w14:paraId="336DA59C"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21</w:t>
            </w:r>
          </w:p>
        </w:tc>
        <w:tc>
          <w:tcPr>
            <w:tcW w:w="567" w:type="dxa"/>
          </w:tcPr>
          <w:p w14:paraId="1077218C"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A</w:t>
            </w:r>
          </w:p>
        </w:tc>
        <w:tc>
          <w:tcPr>
            <w:tcW w:w="9498" w:type="dxa"/>
          </w:tcPr>
          <w:p w14:paraId="454EC376"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L’infection et l’arrêt de traitement ont déclenché la décompensation cétosique diabétique</w:t>
            </w:r>
          </w:p>
        </w:tc>
      </w:tr>
    </w:tbl>
    <w:p w14:paraId="0CD2C232" w14:textId="77777777" w:rsidR="00241AE2" w:rsidRPr="00C77F5E" w:rsidRDefault="00241AE2" w:rsidP="00241AE2">
      <w:pPr>
        <w:bidi/>
        <w:spacing w:after="0"/>
        <w:contextualSpacing/>
        <w:jc w:val="right"/>
        <w:rPr>
          <w:rFonts w:ascii="Calibri" w:hAnsi="Calibri" w:cs="Calibri"/>
          <w:b/>
          <w:bCs/>
        </w:rPr>
      </w:pPr>
    </w:p>
    <w:p w14:paraId="0C70A5A6"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Les premières bilans reçus, revenus comme suit : </w:t>
      </w:r>
    </w:p>
    <w:p w14:paraId="588F8E98" w14:textId="77777777" w:rsidR="00241AE2" w:rsidRPr="00A70231" w:rsidRDefault="00241AE2" w:rsidP="00241AE2">
      <w:pPr>
        <w:bidi/>
        <w:spacing w:after="0"/>
        <w:contextualSpacing/>
        <w:jc w:val="right"/>
        <w:rPr>
          <w:rFonts w:ascii="Calibri" w:hAnsi="Calibri" w:cs="Calibri"/>
          <w:lang w:val="en-GB"/>
        </w:rPr>
      </w:pPr>
      <w:r w:rsidRPr="00A70231">
        <w:rPr>
          <w:rFonts w:ascii="Calibri" w:hAnsi="Calibri" w:cs="Calibri"/>
          <w:lang w:val="en-GB"/>
        </w:rPr>
        <w:lastRenderedPageBreak/>
        <w:t xml:space="preserve">Na+ = 141 mmol/l (135-147)      K+ = 3.8 mmol/l (3.5-5.1)     Cl = 123 mmol/l </w:t>
      </w:r>
    </w:p>
    <w:p w14:paraId="165E4D64" w14:textId="77777777" w:rsidR="00241AE2" w:rsidRPr="00A70231" w:rsidRDefault="00241AE2" w:rsidP="00241AE2">
      <w:pPr>
        <w:bidi/>
        <w:spacing w:after="0"/>
        <w:contextualSpacing/>
        <w:jc w:val="right"/>
        <w:rPr>
          <w:rFonts w:ascii="Calibri" w:hAnsi="Calibri" w:cs="Calibri"/>
          <w:lang w:val="en-GB"/>
        </w:rPr>
      </w:pPr>
      <w:r w:rsidRPr="00A70231">
        <w:rPr>
          <w:rFonts w:ascii="Calibri" w:hAnsi="Calibri" w:cs="Calibri"/>
          <w:lang w:val="en-GB"/>
        </w:rPr>
        <w:t>PH= 7.39       PAD2 = 100 mmHg         PACO2= 37 mmHg        HCO3= 25mmol/l</w:t>
      </w:r>
    </w:p>
    <w:p w14:paraId="3ACBA59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Clearance à la créatinine = 100ml/min (0.4-1.2)       CRP= 100mg/l (&lt;6)   Troponine &lt; 0.05 UI</w:t>
      </w:r>
    </w:p>
    <w:p w14:paraId="319C1E12"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FNS : Hb=12g/dl (12-16) Leucocyte = 17000/mm² (4-10)   Plaquettes = 200000/mm² (150-450) </w:t>
      </w:r>
    </w:p>
    <w:p w14:paraId="4D3A6351"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Glycémie veineuse = 3.90g/l (0.7-1.1)            ECBU= flore polymorphe.</w:t>
      </w:r>
    </w:p>
    <w:p w14:paraId="5400FEE7"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Le télé thorax retrouve des images basilobaire bilatérales.</w:t>
      </w:r>
    </w:p>
    <w:p w14:paraId="453FD403" w14:textId="77777777" w:rsidR="00241AE2" w:rsidRPr="00C77F5E" w:rsidRDefault="00241AE2" w:rsidP="00241AE2">
      <w:pPr>
        <w:bidi/>
        <w:spacing w:after="0"/>
        <w:contextualSpacing/>
        <w:jc w:val="right"/>
        <w:rPr>
          <w:rFonts w:ascii="Calibri" w:hAnsi="Calibri" w:cs="Calibri"/>
        </w:rPr>
      </w:pPr>
    </w:p>
    <w:p w14:paraId="3CB546BD"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 xml:space="preserve">45. </w:t>
      </w:r>
      <w:r w:rsidRPr="00C77F5E">
        <w:rPr>
          <w:rFonts w:ascii="Calibri" w:hAnsi="Calibri" w:cs="Calibri"/>
          <w:b/>
          <w:bCs/>
        </w:rPr>
        <w:t>La prise en charge dans les premières heures repose sur les éléments suivants : ( cocher la RJ )</w:t>
      </w:r>
    </w:p>
    <w:p w14:paraId="11679DB9"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1-Réhydratation en IV </w:t>
      </w:r>
    </w:p>
    <w:p w14:paraId="4F1A8C9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2-Insulinothérapie en bolus </w:t>
      </w:r>
    </w:p>
    <w:p w14:paraId="489124A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3-Traitement de la pneumopathie </w:t>
      </w:r>
    </w:p>
    <w:p w14:paraId="0338B8D3"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4-TDM thoracique </w:t>
      </w:r>
    </w:p>
    <w:p w14:paraId="32171E11"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5-Ajustement des doses du Basal Bolus </w:t>
      </w:r>
    </w:p>
    <w:p w14:paraId="3BE93A7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1-2-5       B : 1-3-5       C : 1-2-4      D : 1-2-3      E : 2-3-4</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78D836A9" w14:textId="77777777" w:rsidTr="00773906">
        <w:tc>
          <w:tcPr>
            <w:tcW w:w="559" w:type="dxa"/>
          </w:tcPr>
          <w:p w14:paraId="7D757C63"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22</w:t>
            </w:r>
          </w:p>
        </w:tc>
        <w:tc>
          <w:tcPr>
            <w:tcW w:w="567" w:type="dxa"/>
          </w:tcPr>
          <w:p w14:paraId="1F31DDE6"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498" w:type="dxa"/>
          </w:tcPr>
          <w:p w14:paraId="571A84D0" w14:textId="77777777" w:rsidR="00241AE2" w:rsidRPr="00C77F5E" w:rsidRDefault="00241AE2" w:rsidP="00773906">
            <w:pPr>
              <w:bidi/>
              <w:contextualSpacing/>
              <w:jc w:val="right"/>
              <w:rPr>
                <w:rFonts w:ascii="Calibri" w:hAnsi="Calibri" w:cs="Calibri"/>
                <w:lang w:eastAsia="en-US"/>
              </w:rPr>
            </w:pPr>
            <w:r w:rsidRPr="00C77F5E">
              <w:rPr>
                <w:rFonts w:ascii="Calibri" w:hAnsi="Calibri" w:cs="Calibri"/>
                <w:lang w:eastAsia="en-US"/>
              </w:rPr>
              <w:t>la TDM thoracique n’a pas d’indication d’urgence dans ce cas</w:t>
            </w:r>
          </w:p>
          <w:p w14:paraId="2F660B9C" w14:textId="77777777" w:rsidR="00241AE2" w:rsidRPr="00C77F5E" w:rsidRDefault="00241AE2" w:rsidP="00773906">
            <w:pPr>
              <w:bidi/>
              <w:contextualSpacing/>
              <w:jc w:val="right"/>
              <w:rPr>
                <w:rFonts w:ascii="Calibri" w:hAnsi="Calibri" w:cs="Calibri"/>
                <w:lang w:eastAsia="en-US"/>
              </w:rPr>
            </w:pPr>
            <w:r w:rsidRPr="00C77F5E">
              <w:rPr>
                <w:rFonts w:ascii="Calibri" w:hAnsi="Calibri" w:cs="Calibri"/>
                <w:lang w:eastAsia="en-US"/>
              </w:rPr>
              <w:t>Ajustement des doses du Basal Bolus se discute après stabilisation du patient et traitement de l’infection</w:t>
            </w:r>
          </w:p>
        </w:tc>
      </w:tr>
    </w:tbl>
    <w:p w14:paraId="19B5ED2E" w14:textId="77777777" w:rsidR="00241AE2" w:rsidRPr="00C77F5E" w:rsidRDefault="00241AE2" w:rsidP="00241AE2">
      <w:pPr>
        <w:bidi/>
        <w:spacing w:after="0"/>
        <w:contextualSpacing/>
        <w:jc w:val="right"/>
        <w:rPr>
          <w:rFonts w:ascii="Calibri" w:hAnsi="Calibri" w:cs="Calibri"/>
          <w:b/>
          <w:bCs/>
        </w:rPr>
      </w:pPr>
    </w:p>
    <w:p w14:paraId="7358B3E2"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 xml:space="preserve">46. </w:t>
      </w:r>
      <w:r w:rsidRPr="00C77F5E">
        <w:rPr>
          <w:rFonts w:ascii="Calibri" w:hAnsi="Calibri" w:cs="Calibri"/>
          <w:b/>
          <w:bCs/>
        </w:rPr>
        <w:t>Quels sont les facteurs qui ont favorisés la survenue de cette complication ? ( cocher la RJ )</w:t>
      </w:r>
      <w:r w:rsidRPr="00C77F5E">
        <w:rPr>
          <w:rFonts w:ascii="Calibri" w:hAnsi="Calibri" w:cs="Calibri"/>
        </w:rPr>
        <w:t xml:space="preserve"> </w:t>
      </w:r>
    </w:p>
    <w:p w14:paraId="2CF9CB7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1-L’infection </w:t>
      </w:r>
    </w:p>
    <w:p w14:paraId="05FEFFC7"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2-l’hypothyroïdie primaire </w:t>
      </w:r>
    </w:p>
    <w:p w14:paraId="22A7389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3-Arrêt de son schéma d’insulinothérapie </w:t>
      </w:r>
    </w:p>
    <w:p w14:paraId="043263F4"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4-La sédentarité </w:t>
      </w:r>
    </w:p>
    <w:p w14:paraId="1C31477B"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5-Le syndrome polydipsique </w:t>
      </w:r>
    </w:p>
    <w:p w14:paraId="29900A3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1-2       B : 1-3     C : 2-3      D : 1-5        E : 3-4</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14F8D8FC" w14:textId="77777777" w:rsidTr="00773906">
        <w:tc>
          <w:tcPr>
            <w:tcW w:w="559" w:type="dxa"/>
          </w:tcPr>
          <w:p w14:paraId="15E55D64"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23</w:t>
            </w:r>
          </w:p>
        </w:tc>
        <w:tc>
          <w:tcPr>
            <w:tcW w:w="567" w:type="dxa"/>
          </w:tcPr>
          <w:p w14:paraId="1B3C84A5"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7BB97412"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L'acidocétose est la conséquence d'une carence insulinique</w:t>
            </w:r>
          </w:p>
          <w:p w14:paraId="14A6D758"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sym w:font="Wingdings" w:char="F0E0"/>
            </w:r>
            <w:r w:rsidRPr="00C77F5E">
              <w:rPr>
                <w:rFonts w:cs="Calibri"/>
                <w:sz w:val="22"/>
                <w:szCs w:val="22"/>
                <w:lang w:eastAsia="en-US"/>
              </w:rPr>
              <w:t>DT1 : Carence insulinique absolue :</w:t>
            </w:r>
          </w:p>
          <w:p w14:paraId="5FA007BC" w14:textId="77777777" w:rsidR="00241AE2" w:rsidRPr="00C77F5E" w:rsidRDefault="00241AE2">
            <w:pPr>
              <w:pStyle w:val="Paragraphedeliste3"/>
              <w:numPr>
                <w:ilvl w:val="0"/>
                <w:numId w:val="26"/>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Acidocétose révélatrice (30% )</w:t>
            </w:r>
          </w:p>
          <w:p w14:paraId="19559D0D" w14:textId="77777777" w:rsidR="00241AE2" w:rsidRPr="00C77F5E" w:rsidRDefault="00241AE2">
            <w:pPr>
              <w:pStyle w:val="Paragraphedeliste3"/>
              <w:numPr>
                <w:ilvl w:val="0"/>
                <w:numId w:val="26"/>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Arrêt accidentel ou volontaire +++ de l'insulinothérapie</w:t>
            </w:r>
          </w:p>
          <w:p w14:paraId="0476C8D4" w14:textId="77777777" w:rsidR="00241AE2" w:rsidRPr="00C77F5E" w:rsidRDefault="00241AE2">
            <w:pPr>
              <w:pStyle w:val="Paragraphedeliste3"/>
              <w:numPr>
                <w:ilvl w:val="0"/>
                <w:numId w:val="26"/>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Causes médicamenteuses (corticoides)</w:t>
            </w:r>
          </w:p>
          <w:p w14:paraId="5C031CF8" w14:textId="77777777" w:rsidR="00241AE2" w:rsidRPr="00C77F5E" w:rsidRDefault="00241AE2">
            <w:pPr>
              <w:pStyle w:val="Paragraphedeliste3"/>
              <w:numPr>
                <w:ilvl w:val="0"/>
                <w:numId w:val="26"/>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Trouble du comportement alimentaire</w:t>
            </w:r>
          </w:p>
          <w:p w14:paraId="7E7B3985"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sym w:font="Wingdings" w:char="F0E0"/>
            </w:r>
            <w:r w:rsidRPr="00C77F5E">
              <w:rPr>
                <w:rFonts w:cs="Calibri"/>
                <w:sz w:val="22"/>
                <w:szCs w:val="22"/>
                <w:lang w:eastAsia="en-US"/>
              </w:rPr>
              <w:t>DT1 et DT2 Carence insulinique relative :</w:t>
            </w:r>
          </w:p>
          <w:p w14:paraId="585AA4F1" w14:textId="77777777" w:rsidR="00241AE2" w:rsidRPr="00C77F5E" w:rsidRDefault="00241AE2">
            <w:pPr>
              <w:pStyle w:val="Paragraphedeliste3"/>
              <w:numPr>
                <w:ilvl w:val="0"/>
                <w:numId w:val="27"/>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Infections+++ (40%)</w:t>
            </w:r>
          </w:p>
          <w:p w14:paraId="287694AF" w14:textId="77777777" w:rsidR="00241AE2" w:rsidRPr="00C77F5E" w:rsidRDefault="00241AE2">
            <w:pPr>
              <w:pStyle w:val="Paragraphedeliste3"/>
              <w:numPr>
                <w:ilvl w:val="0"/>
                <w:numId w:val="27"/>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Stress</w:t>
            </w:r>
          </w:p>
          <w:p w14:paraId="6832BCF6" w14:textId="77777777" w:rsidR="00241AE2" w:rsidRPr="00C77F5E" w:rsidRDefault="00241AE2">
            <w:pPr>
              <w:pStyle w:val="Paragraphedeliste3"/>
              <w:numPr>
                <w:ilvl w:val="0"/>
                <w:numId w:val="27"/>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IDM, causes vasculaires</w:t>
            </w:r>
          </w:p>
          <w:p w14:paraId="7D881CD4" w14:textId="77777777" w:rsidR="00241AE2" w:rsidRPr="00C77F5E" w:rsidRDefault="00241AE2">
            <w:pPr>
              <w:pStyle w:val="Paragraphedeliste3"/>
              <w:numPr>
                <w:ilvl w:val="0"/>
                <w:numId w:val="27"/>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Traumatisme, chirurgie, grossesse</w:t>
            </w:r>
          </w:p>
          <w:p w14:paraId="69C6EDB2" w14:textId="77777777" w:rsidR="00241AE2" w:rsidRPr="00C77F5E" w:rsidRDefault="00241AE2">
            <w:pPr>
              <w:pStyle w:val="Paragraphedeliste3"/>
              <w:numPr>
                <w:ilvl w:val="0"/>
                <w:numId w:val="27"/>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Désordres endocriniens : syndrome de cushing, hyperthyroidie, phéochromocytome</w:t>
            </w:r>
          </w:p>
          <w:p w14:paraId="0F99A919" w14:textId="77777777" w:rsidR="00241AE2" w:rsidRPr="00C77F5E" w:rsidRDefault="00241AE2">
            <w:pPr>
              <w:pStyle w:val="Paragraphedeliste3"/>
              <w:numPr>
                <w:ilvl w:val="0"/>
                <w:numId w:val="27"/>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Médicaments (corticoïdes, diurétiques, béta 2 mimétiques)</w:t>
            </w:r>
          </w:p>
        </w:tc>
      </w:tr>
    </w:tbl>
    <w:p w14:paraId="29A8F82A" w14:textId="77777777" w:rsidR="00241AE2" w:rsidRPr="00C77F5E" w:rsidRDefault="00241AE2" w:rsidP="00241AE2">
      <w:pPr>
        <w:bidi/>
        <w:spacing w:after="0"/>
        <w:contextualSpacing/>
        <w:jc w:val="right"/>
        <w:rPr>
          <w:rFonts w:ascii="Calibri" w:hAnsi="Calibri" w:cs="Calibri"/>
          <w:b/>
          <w:bCs/>
        </w:rPr>
      </w:pPr>
    </w:p>
    <w:p w14:paraId="52453B13"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47.</w:t>
      </w:r>
      <w:r w:rsidRPr="00C77F5E">
        <w:rPr>
          <w:rFonts w:ascii="Calibri" w:hAnsi="Calibri" w:cs="Calibri"/>
          <w:b/>
          <w:bCs/>
        </w:rPr>
        <w:t xml:space="preserve"> toutes ces complications peuvent survenir chez notre patient sauf une :</w:t>
      </w:r>
      <w:r w:rsidRPr="00C77F5E">
        <w:rPr>
          <w:rFonts w:ascii="Calibri" w:hAnsi="Calibri" w:cs="Calibri"/>
        </w:rPr>
        <w:t xml:space="preserve"> </w:t>
      </w:r>
    </w:p>
    <w:p w14:paraId="44F81D3F"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A-Hypokaliémie </w:t>
      </w:r>
    </w:p>
    <w:p w14:paraId="7D86CF74"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B-Hypoglycémie </w:t>
      </w:r>
    </w:p>
    <w:p w14:paraId="37D17F9D"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C-Hyperkaliémie </w:t>
      </w:r>
    </w:p>
    <w:p w14:paraId="7B198837"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D-Œdème cérébrale </w:t>
      </w:r>
    </w:p>
    <w:p w14:paraId="1D8BB28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E-veinite ( voie d’abord )</w:t>
      </w:r>
    </w:p>
    <w:tbl>
      <w:tblPr>
        <w:tblStyle w:val="TableGrid"/>
        <w:tblW w:w="10624" w:type="dxa"/>
        <w:tblInd w:w="-2" w:type="dxa"/>
        <w:tblLook w:val="04A0" w:firstRow="1" w:lastRow="0" w:firstColumn="1" w:lastColumn="0" w:noHBand="0" w:noVBand="1"/>
      </w:tblPr>
      <w:tblGrid>
        <w:gridCol w:w="559"/>
        <w:gridCol w:w="567"/>
        <w:gridCol w:w="9498"/>
      </w:tblGrid>
      <w:tr w:rsidR="00241AE2" w:rsidRPr="00C77F5E" w14:paraId="7A3EB3F3" w14:textId="77777777" w:rsidTr="00773906">
        <w:tc>
          <w:tcPr>
            <w:tcW w:w="559" w:type="dxa"/>
          </w:tcPr>
          <w:p w14:paraId="134D7569" w14:textId="77777777" w:rsidR="00241AE2" w:rsidRPr="00C77F5E" w:rsidRDefault="00241AE2" w:rsidP="00773906">
            <w:pPr>
              <w:pStyle w:val="Paragraphedeliste3"/>
              <w:spacing w:before="0" w:beforeAutospacing="0" w:after="0" w:afterAutospacing="0" w:line="276" w:lineRule="auto"/>
              <w:rPr>
                <w:rFonts w:cs="Calibri"/>
                <w:b/>
                <w:bCs/>
                <w:sz w:val="22"/>
                <w:szCs w:val="22"/>
                <w:lang w:eastAsia="en-US"/>
              </w:rPr>
            </w:pPr>
            <w:r w:rsidRPr="00C77F5E">
              <w:rPr>
                <w:rFonts w:cs="Calibri"/>
                <w:sz w:val="22"/>
                <w:szCs w:val="22"/>
                <w:lang w:eastAsia="en-US"/>
              </w:rPr>
              <w:t>24</w:t>
            </w:r>
          </w:p>
        </w:tc>
        <w:tc>
          <w:tcPr>
            <w:tcW w:w="567" w:type="dxa"/>
          </w:tcPr>
          <w:p w14:paraId="1D9DFABD"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C</w:t>
            </w:r>
          </w:p>
        </w:tc>
        <w:tc>
          <w:tcPr>
            <w:tcW w:w="9498" w:type="dxa"/>
          </w:tcPr>
          <w:p w14:paraId="50A8E3F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crise acidocétosique provoque une sortie des k+ des cellules vers le milieu extracellulaire pour compenser la perte du Na+ dû à la diurèse osmotique D'où son élimination</w:t>
            </w:r>
          </w:p>
        </w:tc>
      </w:tr>
    </w:tbl>
    <w:p w14:paraId="528A7214" w14:textId="77777777" w:rsidR="00241AE2" w:rsidRPr="00C77F5E" w:rsidRDefault="00241AE2" w:rsidP="00241AE2">
      <w:pPr>
        <w:bidi/>
        <w:spacing w:after="0"/>
        <w:contextualSpacing/>
        <w:jc w:val="right"/>
        <w:rPr>
          <w:rFonts w:ascii="Calibri" w:hAnsi="Calibri" w:cs="Calibri"/>
        </w:rPr>
      </w:pPr>
    </w:p>
    <w:p w14:paraId="24474C66" w14:textId="77777777" w:rsidR="00241AE2" w:rsidRPr="00C77F5E" w:rsidRDefault="00241AE2" w:rsidP="00241AE2">
      <w:pPr>
        <w:bidi/>
        <w:spacing w:after="0"/>
        <w:ind w:left="363"/>
        <w:contextualSpacing/>
        <w:jc w:val="center"/>
        <w:rPr>
          <w:rFonts w:ascii="Calibri" w:hAnsi="Calibri" w:cs="Calibri"/>
        </w:rPr>
      </w:pPr>
      <w:r w:rsidRPr="00C77F5E">
        <w:rPr>
          <w:rFonts w:ascii="Calibri" w:hAnsi="Calibri" w:cs="Calibri"/>
        </w:rPr>
        <w:lastRenderedPageBreak/>
        <w:t>______________ Fin du cas clinique _______________</w:t>
      </w:r>
    </w:p>
    <w:p w14:paraId="5E4AA471" w14:textId="77777777" w:rsidR="00241AE2" w:rsidRPr="00C77F5E" w:rsidRDefault="00241AE2" w:rsidP="00241AE2">
      <w:pPr>
        <w:spacing w:after="0"/>
        <w:ind w:left="363"/>
        <w:contextualSpacing/>
        <w:rPr>
          <w:rFonts w:ascii="Calibri" w:hAnsi="Calibri" w:cs="Calibri"/>
          <w:b/>
          <w:bCs/>
        </w:rPr>
      </w:pPr>
    </w:p>
    <w:p w14:paraId="70937683"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48. </w:t>
      </w:r>
      <w:r w:rsidRPr="00C77F5E">
        <w:rPr>
          <w:rFonts w:ascii="Calibri" w:hAnsi="Calibri" w:cs="Calibri"/>
          <w:b/>
          <w:bCs/>
        </w:rPr>
        <w:t>Le coma hyperosmolaire se caractérise par ces propositions sauf: (P3 2022 T30)</w:t>
      </w:r>
    </w:p>
    <w:p w14:paraId="64367C45" w14:textId="77777777" w:rsidR="00241AE2" w:rsidRPr="00C77F5E" w:rsidRDefault="00241AE2">
      <w:pPr>
        <w:pStyle w:val="ListParagraph"/>
        <w:numPr>
          <w:ilvl w:val="3"/>
          <w:numId w:val="16"/>
        </w:numPr>
        <w:spacing w:after="0"/>
        <w:ind w:left="363"/>
        <w:rPr>
          <w:rFonts w:ascii="Calibri" w:hAnsi="Calibri" w:cs="Calibri"/>
        </w:rPr>
      </w:pPr>
      <w:r w:rsidRPr="00C77F5E">
        <w:rPr>
          <w:rFonts w:ascii="Calibri" w:hAnsi="Calibri" w:cs="Calibri"/>
        </w:rPr>
        <w:t>Une glycémie &gt;6 g/L</w:t>
      </w:r>
    </w:p>
    <w:p w14:paraId="194A4680" w14:textId="77777777" w:rsidR="00241AE2" w:rsidRPr="00C77F5E" w:rsidRDefault="00241AE2">
      <w:pPr>
        <w:pStyle w:val="ListParagraph"/>
        <w:numPr>
          <w:ilvl w:val="3"/>
          <w:numId w:val="16"/>
        </w:numPr>
        <w:spacing w:after="0"/>
        <w:ind w:left="363"/>
        <w:rPr>
          <w:rFonts w:ascii="Calibri" w:hAnsi="Calibri" w:cs="Calibri"/>
        </w:rPr>
      </w:pPr>
      <w:r w:rsidRPr="00C77F5E">
        <w:rPr>
          <w:rFonts w:ascii="Calibri" w:hAnsi="Calibri" w:cs="Calibri"/>
        </w:rPr>
        <w:t>Une osmolarité plasmatique entre 300-310 mosm/l.</w:t>
      </w:r>
    </w:p>
    <w:p w14:paraId="517F5166" w14:textId="77777777" w:rsidR="00241AE2" w:rsidRPr="00C77F5E" w:rsidRDefault="00241AE2">
      <w:pPr>
        <w:pStyle w:val="ListParagraph"/>
        <w:numPr>
          <w:ilvl w:val="3"/>
          <w:numId w:val="16"/>
        </w:numPr>
        <w:spacing w:after="0"/>
        <w:ind w:left="363"/>
        <w:rPr>
          <w:rFonts w:ascii="Calibri" w:hAnsi="Calibri" w:cs="Calibri"/>
        </w:rPr>
      </w:pPr>
      <w:r w:rsidRPr="00C77F5E">
        <w:rPr>
          <w:rFonts w:ascii="Calibri" w:hAnsi="Calibri" w:cs="Calibri"/>
        </w:rPr>
        <w:t>Un PH &lt;7.2</w:t>
      </w:r>
    </w:p>
    <w:p w14:paraId="1C62990A" w14:textId="77777777" w:rsidR="00241AE2" w:rsidRPr="00C77F5E" w:rsidRDefault="00241AE2">
      <w:pPr>
        <w:pStyle w:val="ListParagraph"/>
        <w:numPr>
          <w:ilvl w:val="3"/>
          <w:numId w:val="16"/>
        </w:numPr>
        <w:spacing w:after="0"/>
        <w:ind w:left="363"/>
        <w:rPr>
          <w:rFonts w:ascii="Calibri" w:hAnsi="Calibri" w:cs="Calibri"/>
        </w:rPr>
      </w:pPr>
      <w:r w:rsidRPr="00C77F5E">
        <w:rPr>
          <w:rFonts w:ascii="Calibri" w:hAnsi="Calibri" w:cs="Calibri"/>
        </w:rPr>
        <w:t>Le risque thromboembolique est fréquent.</w:t>
      </w:r>
    </w:p>
    <w:p w14:paraId="0D95C617" w14:textId="77777777" w:rsidR="00241AE2" w:rsidRPr="00C77F5E" w:rsidRDefault="00241AE2">
      <w:pPr>
        <w:pStyle w:val="ListParagraph"/>
        <w:numPr>
          <w:ilvl w:val="3"/>
          <w:numId w:val="16"/>
        </w:numPr>
        <w:spacing w:after="0"/>
        <w:ind w:left="363"/>
        <w:rPr>
          <w:rFonts w:ascii="Calibri" w:hAnsi="Calibri" w:cs="Calibri"/>
        </w:rPr>
      </w:pPr>
      <w:r w:rsidRPr="00C77F5E">
        <w:rPr>
          <w:rFonts w:ascii="Calibri" w:hAnsi="Calibri" w:cs="Calibri"/>
        </w:rPr>
        <w:t>La mortalité est élevée.</w:t>
      </w:r>
    </w:p>
    <w:p w14:paraId="45DD0F56"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 A : 2+3            B: 2-4           C: 2-5             D: 1-3                E :1-4</w:t>
      </w:r>
    </w:p>
    <w:tbl>
      <w:tblPr>
        <w:tblStyle w:val="TableGrid"/>
        <w:tblW w:w="10482" w:type="dxa"/>
        <w:tblInd w:w="-2" w:type="dxa"/>
        <w:tblLook w:val="04A0" w:firstRow="1" w:lastRow="0" w:firstColumn="1" w:lastColumn="0" w:noHBand="0" w:noVBand="1"/>
      </w:tblPr>
      <w:tblGrid>
        <w:gridCol w:w="440"/>
        <w:gridCol w:w="456"/>
        <w:gridCol w:w="9586"/>
      </w:tblGrid>
      <w:tr w:rsidR="00241AE2" w:rsidRPr="00C77F5E" w14:paraId="6C39B873" w14:textId="77777777" w:rsidTr="00773906">
        <w:tc>
          <w:tcPr>
            <w:tcW w:w="440" w:type="dxa"/>
          </w:tcPr>
          <w:p w14:paraId="4CA22BCF" w14:textId="77777777" w:rsidR="00241AE2" w:rsidRPr="00C77F5E" w:rsidRDefault="00241AE2" w:rsidP="00773906">
            <w:pPr>
              <w:contextualSpacing/>
              <w:rPr>
                <w:rFonts w:ascii="Calibri" w:hAnsi="Calibri" w:cs="Calibri"/>
                <w:b/>
                <w:bCs/>
                <w:lang w:eastAsia="en-US"/>
              </w:rPr>
            </w:pPr>
            <w:r w:rsidRPr="00C77F5E">
              <w:rPr>
                <w:rFonts w:ascii="Calibri" w:hAnsi="Calibri" w:cs="Calibri"/>
                <w:lang w:eastAsia="en-US"/>
              </w:rPr>
              <w:t>30</w:t>
            </w:r>
          </w:p>
        </w:tc>
        <w:tc>
          <w:tcPr>
            <w:tcW w:w="456" w:type="dxa"/>
          </w:tcPr>
          <w:p w14:paraId="04778EAD"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w:t>
            </w:r>
          </w:p>
        </w:tc>
        <w:tc>
          <w:tcPr>
            <w:tcW w:w="9586" w:type="dxa"/>
          </w:tcPr>
          <w:p w14:paraId="79A93A9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Le coma hyperosmolaire est une complication aiguë du diabète de type 2 caractérisée par une hyperglycémie sévère avec une </w:t>
            </w:r>
            <w:r w:rsidRPr="00C77F5E">
              <w:rPr>
                <w:rFonts w:ascii="Calibri" w:hAnsi="Calibri" w:cs="Calibri"/>
                <w:b/>
                <w:bCs/>
                <w:lang w:eastAsia="en-US"/>
              </w:rPr>
              <w:t xml:space="preserve">osmolarité plasmatique élevée (&gt; 320 mosm/l) </w:t>
            </w:r>
            <w:r w:rsidRPr="00C77F5E">
              <w:rPr>
                <w:rFonts w:ascii="Calibri" w:hAnsi="Calibri" w:cs="Calibri"/>
                <w:lang w:eastAsia="en-US"/>
              </w:rPr>
              <w:t xml:space="preserve">accompagner d'une déshydratation majeure </w:t>
            </w:r>
            <w:r w:rsidRPr="00C77F5E">
              <w:rPr>
                <w:rFonts w:ascii="Calibri" w:hAnsi="Calibri" w:cs="Calibri"/>
                <w:b/>
                <w:bCs/>
                <w:lang w:eastAsia="en-US"/>
              </w:rPr>
              <w:t>sans acidocétose</w:t>
            </w:r>
          </w:p>
        </w:tc>
      </w:tr>
    </w:tbl>
    <w:p w14:paraId="7D660EE2" w14:textId="77777777" w:rsidR="00241AE2" w:rsidRPr="00C77F5E" w:rsidRDefault="00241AE2" w:rsidP="00241AE2">
      <w:pPr>
        <w:spacing w:after="0"/>
        <w:ind w:left="363"/>
        <w:contextualSpacing/>
        <w:rPr>
          <w:rFonts w:ascii="Calibri" w:hAnsi="Calibri" w:cs="Calibri"/>
          <w:b/>
          <w:bCs/>
        </w:rPr>
      </w:pPr>
    </w:p>
    <w:p w14:paraId="4F55DEB9"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49. </w:t>
      </w:r>
      <w:r w:rsidRPr="00C77F5E">
        <w:rPr>
          <w:rFonts w:ascii="Calibri" w:hAnsi="Calibri" w:cs="Calibri"/>
          <w:b/>
          <w:bCs/>
        </w:rPr>
        <w:t>Le risque hypoglycémique chez un patient diabétique insulino traité est aggravé par: (Cocher la RJ) (P3 2022 T29)</w:t>
      </w:r>
    </w:p>
    <w:p w14:paraId="2C4E4B55" w14:textId="77777777" w:rsidR="00241AE2" w:rsidRPr="00C77F5E" w:rsidRDefault="00241AE2">
      <w:pPr>
        <w:pStyle w:val="ListParagraph"/>
        <w:numPr>
          <w:ilvl w:val="2"/>
          <w:numId w:val="11"/>
        </w:numPr>
        <w:spacing w:after="0"/>
        <w:ind w:left="363"/>
        <w:rPr>
          <w:rFonts w:ascii="Calibri" w:hAnsi="Calibri" w:cs="Calibri"/>
        </w:rPr>
      </w:pPr>
      <w:r w:rsidRPr="00C77F5E">
        <w:rPr>
          <w:rFonts w:ascii="Calibri" w:hAnsi="Calibri" w:cs="Calibri"/>
        </w:rPr>
        <w:t>L'inactivité physique</w:t>
      </w:r>
    </w:p>
    <w:p w14:paraId="52ACB37A" w14:textId="77777777" w:rsidR="00241AE2" w:rsidRPr="00C77F5E" w:rsidRDefault="00241AE2">
      <w:pPr>
        <w:pStyle w:val="ListParagraph"/>
        <w:numPr>
          <w:ilvl w:val="2"/>
          <w:numId w:val="11"/>
        </w:numPr>
        <w:spacing w:after="0"/>
        <w:ind w:left="363"/>
        <w:rPr>
          <w:rFonts w:ascii="Calibri" w:hAnsi="Calibri" w:cs="Calibri"/>
        </w:rPr>
      </w:pPr>
      <w:r w:rsidRPr="00C77F5E">
        <w:rPr>
          <w:rFonts w:ascii="Calibri" w:hAnsi="Calibri" w:cs="Calibri"/>
        </w:rPr>
        <w:t>L'omission d'un repas</w:t>
      </w:r>
    </w:p>
    <w:p w14:paraId="466E209E" w14:textId="77777777" w:rsidR="00241AE2" w:rsidRPr="00C77F5E" w:rsidRDefault="00241AE2">
      <w:pPr>
        <w:pStyle w:val="ListParagraph"/>
        <w:numPr>
          <w:ilvl w:val="2"/>
          <w:numId w:val="11"/>
        </w:numPr>
        <w:spacing w:after="0"/>
        <w:ind w:left="363"/>
        <w:rPr>
          <w:rFonts w:ascii="Calibri" w:hAnsi="Calibri" w:cs="Calibri"/>
        </w:rPr>
      </w:pPr>
      <w:r w:rsidRPr="00C77F5E">
        <w:rPr>
          <w:rFonts w:ascii="Calibri" w:hAnsi="Calibri" w:cs="Calibri"/>
        </w:rPr>
        <w:t>L'insuffisance rénale</w:t>
      </w:r>
    </w:p>
    <w:p w14:paraId="09E62A50" w14:textId="77777777" w:rsidR="00241AE2" w:rsidRPr="00C77F5E" w:rsidRDefault="00241AE2">
      <w:pPr>
        <w:pStyle w:val="ListParagraph"/>
        <w:numPr>
          <w:ilvl w:val="2"/>
          <w:numId w:val="11"/>
        </w:numPr>
        <w:spacing w:after="0"/>
        <w:ind w:left="363"/>
        <w:rPr>
          <w:rFonts w:ascii="Calibri" w:hAnsi="Calibri" w:cs="Calibri"/>
        </w:rPr>
      </w:pPr>
      <w:r w:rsidRPr="00C77F5E">
        <w:rPr>
          <w:rFonts w:ascii="Calibri" w:hAnsi="Calibri" w:cs="Calibri"/>
        </w:rPr>
        <w:t>Prise d'un bain chaud</w:t>
      </w:r>
    </w:p>
    <w:p w14:paraId="5DF1FB87" w14:textId="77777777" w:rsidR="00241AE2" w:rsidRPr="00C77F5E" w:rsidRDefault="00241AE2">
      <w:pPr>
        <w:pStyle w:val="ListParagraph"/>
        <w:numPr>
          <w:ilvl w:val="2"/>
          <w:numId w:val="11"/>
        </w:numPr>
        <w:spacing w:after="0"/>
        <w:ind w:left="363"/>
        <w:rPr>
          <w:rFonts w:ascii="Calibri" w:hAnsi="Calibri" w:cs="Calibri"/>
        </w:rPr>
      </w:pPr>
      <w:r w:rsidRPr="00C77F5E">
        <w:rPr>
          <w:rFonts w:ascii="Calibri" w:hAnsi="Calibri" w:cs="Calibri"/>
        </w:rPr>
        <w:t>Prise d'un traitement Oestroprogestatif</w:t>
      </w:r>
    </w:p>
    <w:p w14:paraId="274B5A4A"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A:1-3-4                B:2-3-4                C:1-2-5           D:1-2-3              E:2-3-5</w:t>
      </w:r>
    </w:p>
    <w:tbl>
      <w:tblPr>
        <w:tblStyle w:val="TableGrid"/>
        <w:tblW w:w="10482" w:type="dxa"/>
        <w:tblInd w:w="-2" w:type="dxa"/>
        <w:tblLook w:val="04A0" w:firstRow="1" w:lastRow="0" w:firstColumn="1" w:lastColumn="0" w:noHBand="0" w:noVBand="1"/>
      </w:tblPr>
      <w:tblGrid>
        <w:gridCol w:w="440"/>
        <w:gridCol w:w="456"/>
        <w:gridCol w:w="9586"/>
      </w:tblGrid>
      <w:tr w:rsidR="00241AE2" w:rsidRPr="00C77F5E" w14:paraId="58323389" w14:textId="77777777" w:rsidTr="00773906">
        <w:tc>
          <w:tcPr>
            <w:tcW w:w="440" w:type="dxa"/>
          </w:tcPr>
          <w:p w14:paraId="10D3801C" w14:textId="77777777" w:rsidR="00241AE2" w:rsidRPr="00C77F5E" w:rsidRDefault="00241AE2" w:rsidP="00773906">
            <w:pPr>
              <w:contextualSpacing/>
              <w:rPr>
                <w:rFonts w:ascii="Calibri" w:hAnsi="Calibri" w:cs="Calibri"/>
                <w:b/>
                <w:bCs/>
                <w:lang w:eastAsia="en-US"/>
              </w:rPr>
            </w:pPr>
            <w:r w:rsidRPr="00C77F5E">
              <w:rPr>
                <w:rFonts w:ascii="Calibri" w:hAnsi="Calibri" w:cs="Calibri"/>
                <w:lang w:eastAsia="en-US"/>
              </w:rPr>
              <w:t>29</w:t>
            </w:r>
          </w:p>
        </w:tc>
        <w:tc>
          <w:tcPr>
            <w:tcW w:w="456" w:type="dxa"/>
          </w:tcPr>
          <w:p w14:paraId="1CE660A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586" w:type="dxa"/>
          </w:tcPr>
          <w:p w14:paraId="4D15CBA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risque hypoglycémique chez un patient diabétique insulino traité est aggravé par l'activité physique</w:t>
            </w:r>
          </w:p>
        </w:tc>
      </w:tr>
    </w:tbl>
    <w:p w14:paraId="18EFEA42" w14:textId="77777777" w:rsidR="00241AE2" w:rsidRPr="00C77F5E" w:rsidRDefault="00241AE2" w:rsidP="00241AE2">
      <w:pPr>
        <w:spacing w:after="0"/>
        <w:ind w:left="363"/>
        <w:contextualSpacing/>
        <w:rPr>
          <w:rFonts w:ascii="Calibri" w:hAnsi="Calibri" w:cs="Calibri"/>
          <w:b/>
          <w:bCs/>
        </w:rPr>
      </w:pPr>
    </w:p>
    <w:p w14:paraId="46FAB780"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50. </w:t>
      </w:r>
      <w:r w:rsidRPr="00C77F5E">
        <w:rPr>
          <w:rFonts w:ascii="Calibri" w:hAnsi="Calibri" w:cs="Calibri"/>
          <w:b/>
          <w:bCs/>
        </w:rPr>
        <w:t>Un coma acidocétosique chez un diabétique insulino-dépendant peut être déclenché par: (Cocher la RU) (P3 2022 T28)</w:t>
      </w:r>
    </w:p>
    <w:p w14:paraId="1B5E74F5" w14:textId="77777777" w:rsidR="00241AE2" w:rsidRPr="00C77F5E" w:rsidRDefault="00241AE2">
      <w:pPr>
        <w:pStyle w:val="ListParagraph"/>
        <w:numPr>
          <w:ilvl w:val="2"/>
          <w:numId w:val="10"/>
        </w:numPr>
        <w:spacing w:after="0"/>
        <w:ind w:left="363"/>
        <w:rPr>
          <w:rFonts w:ascii="Calibri" w:hAnsi="Calibri" w:cs="Calibri"/>
        </w:rPr>
      </w:pPr>
      <w:r w:rsidRPr="00C77F5E">
        <w:rPr>
          <w:rFonts w:ascii="Calibri" w:hAnsi="Calibri" w:cs="Calibri"/>
        </w:rPr>
        <w:t>Un arrêt de l'insuline</w:t>
      </w:r>
    </w:p>
    <w:p w14:paraId="11B98B1C" w14:textId="77777777" w:rsidR="00241AE2" w:rsidRPr="00C77F5E" w:rsidRDefault="00241AE2">
      <w:pPr>
        <w:pStyle w:val="ListParagraph"/>
        <w:numPr>
          <w:ilvl w:val="2"/>
          <w:numId w:val="10"/>
        </w:numPr>
        <w:spacing w:after="0"/>
        <w:ind w:left="363"/>
        <w:rPr>
          <w:rFonts w:ascii="Calibri" w:hAnsi="Calibri" w:cs="Calibri"/>
        </w:rPr>
      </w:pPr>
      <w:r w:rsidRPr="00C77F5E">
        <w:rPr>
          <w:rFonts w:ascii="Calibri" w:hAnsi="Calibri" w:cs="Calibri"/>
        </w:rPr>
        <w:t>Un exercice physique intense.</w:t>
      </w:r>
    </w:p>
    <w:p w14:paraId="161A7C2E" w14:textId="77777777" w:rsidR="00241AE2" w:rsidRPr="00C77F5E" w:rsidRDefault="00241AE2">
      <w:pPr>
        <w:pStyle w:val="ListParagraph"/>
        <w:numPr>
          <w:ilvl w:val="2"/>
          <w:numId w:val="10"/>
        </w:numPr>
        <w:spacing w:after="0"/>
        <w:ind w:left="363"/>
        <w:rPr>
          <w:rFonts w:ascii="Calibri" w:hAnsi="Calibri" w:cs="Calibri"/>
        </w:rPr>
      </w:pPr>
      <w:r w:rsidRPr="00C77F5E">
        <w:rPr>
          <w:rFonts w:ascii="Calibri" w:hAnsi="Calibri" w:cs="Calibri"/>
        </w:rPr>
        <w:t>Un surdosage en insuline</w:t>
      </w:r>
    </w:p>
    <w:p w14:paraId="111A9D5F" w14:textId="77777777" w:rsidR="00241AE2" w:rsidRPr="00C77F5E" w:rsidRDefault="00241AE2">
      <w:pPr>
        <w:pStyle w:val="ListParagraph"/>
        <w:numPr>
          <w:ilvl w:val="2"/>
          <w:numId w:val="10"/>
        </w:numPr>
        <w:spacing w:after="0"/>
        <w:ind w:left="363"/>
        <w:rPr>
          <w:rFonts w:ascii="Calibri" w:hAnsi="Calibri" w:cs="Calibri"/>
        </w:rPr>
      </w:pPr>
      <w:r w:rsidRPr="00C77F5E">
        <w:rPr>
          <w:rFonts w:ascii="Calibri" w:hAnsi="Calibri" w:cs="Calibri"/>
        </w:rPr>
        <w:t>Une grippe</w:t>
      </w:r>
    </w:p>
    <w:p w14:paraId="451402E1" w14:textId="77777777" w:rsidR="00241AE2" w:rsidRPr="00C77F5E" w:rsidRDefault="00241AE2">
      <w:pPr>
        <w:pStyle w:val="ListParagraph"/>
        <w:numPr>
          <w:ilvl w:val="2"/>
          <w:numId w:val="10"/>
        </w:numPr>
        <w:spacing w:after="0"/>
        <w:ind w:left="363"/>
        <w:rPr>
          <w:rFonts w:ascii="Calibri" w:hAnsi="Calibri" w:cs="Calibri"/>
        </w:rPr>
      </w:pPr>
      <w:r w:rsidRPr="00C77F5E">
        <w:rPr>
          <w:rFonts w:ascii="Calibri" w:hAnsi="Calibri" w:cs="Calibri"/>
        </w:rPr>
        <w:t>Une infection urinaire</w:t>
      </w:r>
    </w:p>
    <w:p w14:paraId="2BBF4283"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A:1-2-5           B:2-3-4           C:2-3-5               D:1-4-5             E:1-2-4</w:t>
      </w:r>
    </w:p>
    <w:tbl>
      <w:tblPr>
        <w:tblStyle w:val="TableGrid"/>
        <w:tblW w:w="10482" w:type="dxa"/>
        <w:tblInd w:w="-2" w:type="dxa"/>
        <w:tblLook w:val="04A0" w:firstRow="1" w:lastRow="0" w:firstColumn="1" w:lastColumn="0" w:noHBand="0" w:noVBand="1"/>
      </w:tblPr>
      <w:tblGrid>
        <w:gridCol w:w="440"/>
        <w:gridCol w:w="456"/>
        <w:gridCol w:w="9586"/>
      </w:tblGrid>
      <w:tr w:rsidR="00241AE2" w:rsidRPr="00C77F5E" w14:paraId="65FED702" w14:textId="77777777" w:rsidTr="00773906">
        <w:tc>
          <w:tcPr>
            <w:tcW w:w="440" w:type="dxa"/>
          </w:tcPr>
          <w:p w14:paraId="63676E16" w14:textId="77777777" w:rsidR="00241AE2" w:rsidRPr="00C77F5E" w:rsidRDefault="00241AE2" w:rsidP="00773906">
            <w:pPr>
              <w:contextualSpacing/>
              <w:rPr>
                <w:rFonts w:ascii="Calibri" w:hAnsi="Calibri" w:cs="Calibri"/>
                <w:b/>
                <w:bCs/>
                <w:lang w:eastAsia="en-US"/>
              </w:rPr>
            </w:pPr>
            <w:r w:rsidRPr="00C77F5E">
              <w:rPr>
                <w:rFonts w:ascii="Calibri" w:hAnsi="Calibri" w:cs="Calibri"/>
                <w:lang w:eastAsia="en-US"/>
              </w:rPr>
              <w:t>28</w:t>
            </w:r>
          </w:p>
        </w:tc>
        <w:tc>
          <w:tcPr>
            <w:tcW w:w="456" w:type="dxa"/>
          </w:tcPr>
          <w:p w14:paraId="11F71B4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586" w:type="dxa"/>
          </w:tcPr>
          <w:p w14:paraId="4FDF6CF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-Acidocétose diabétique résulte d’une carence insulinique (absolue ou relative) conduisant à une hyperglycémie par diminution de l’utilisation périphérique du glucose et augmentation de sa production hépatique, les infections urinaires et pulmonaires ++ (la cause la plus fréquente)</w:t>
            </w:r>
          </w:p>
          <w:p w14:paraId="4963C2E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carence en insuline et l’augmentation des hormones de la contre régulation vont favoriser la lipolyse et la β oxydation des acides gras conduisant à la production hépatique de corps cétoniques d’où l’acidose métabolique</w:t>
            </w:r>
          </w:p>
          <w:p w14:paraId="1337FD5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parmi ses symptômes, on trouve la Dyspnée de Kussmaul associée à une polypnée ( pour compenser l’acidose )</w:t>
            </w:r>
          </w:p>
        </w:tc>
      </w:tr>
    </w:tbl>
    <w:p w14:paraId="7C8B50D9" w14:textId="77777777" w:rsidR="00241AE2" w:rsidRPr="00C77F5E" w:rsidRDefault="00241AE2" w:rsidP="00241AE2">
      <w:pPr>
        <w:spacing w:after="0"/>
        <w:ind w:left="363"/>
        <w:contextualSpacing/>
        <w:rPr>
          <w:rFonts w:ascii="Calibri" w:hAnsi="Calibri" w:cs="Calibri"/>
          <w:b/>
          <w:bCs/>
        </w:rPr>
      </w:pPr>
    </w:p>
    <w:p w14:paraId="07A98EF8"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51. </w:t>
      </w:r>
      <w:r w:rsidRPr="00C77F5E">
        <w:rPr>
          <w:rFonts w:ascii="Calibri" w:hAnsi="Calibri" w:cs="Calibri"/>
          <w:b/>
          <w:bCs/>
        </w:rPr>
        <w:t>le coma hyperosmalaire (P2 2022 T30)</w:t>
      </w:r>
    </w:p>
    <w:p w14:paraId="0EDE7692" w14:textId="77777777" w:rsidR="00241AE2" w:rsidRPr="00C77F5E" w:rsidRDefault="00241AE2">
      <w:pPr>
        <w:pStyle w:val="ListParagraph"/>
        <w:numPr>
          <w:ilvl w:val="0"/>
          <w:numId w:val="17"/>
        </w:numPr>
        <w:spacing w:after="0"/>
        <w:ind w:left="705"/>
        <w:rPr>
          <w:rFonts w:ascii="Calibri" w:hAnsi="Calibri" w:cs="Calibri"/>
        </w:rPr>
      </w:pPr>
      <w:r w:rsidRPr="00C77F5E">
        <w:rPr>
          <w:rFonts w:ascii="Calibri" w:hAnsi="Calibri" w:cs="Calibri"/>
        </w:rPr>
        <w:t xml:space="preserve">Est souvent observé chez le sujet présentant une démence </w:t>
      </w:r>
    </w:p>
    <w:p w14:paraId="0777748B" w14:textId="77777777" w:rsidR="00241AE2" w:rsidRPr="00C77F5E" w:rsidRDefault="00241AE2">
      <w:pPr>
        <w:pStyle w:val="ListParagraph"/>
        <w:numPr>
          <w:ilvl w:val="0"/>
          <w:numId w:val="17"/>
        </w:numPr>
        <w:spacing w:after="0"/>
        <w:ind w:left="705"/>
        <w:rPr>
          <w:rFonts w:ascii="Calibri" w:hAnsi="Calibri" w:cs="Calibri"/>
        </w:rPr>
      </w:pPr>
      <w:r w:rsidRPr="00C77F5E">
        <w:rPr>
          <w:rFonts w:ascii="Calibri" w:hAnsi="Calibri" w:cs="Calibri"/>
        </w:rPr>
        <w:t xml:space="preserve">Il ya une hyperglycémie sup a 3g/l </w:t>
      </w:r>
    </w:p>
    <w:p w14:paraId="0CBEA023" w14:textId="77777777" w:rsidR="00241AE2" w:rsidRPr="00C77F5E" w:rsidRDefault="00241AE2">
      <w:pPr>
        <w:pStyle w:val="ListParagraph"/>
        <w:numPr>
          <w:ilvl w:val="0"/>
          <w:numId w:val="17"/>
        </w:numPr>
        <w:spacing w:after="0"/>
        <w:ind w:left="705"/>
        <w:rPr>
          <w:rFonts w:ascii="Calibri" w:hAnsi="Calibri" w:cs="Calibri"/>
        </w:rPr>
      </w:pPr>
      <w:r w:rsidRPr="00C77F5E">
        <w:rPr>
          <w:rFonts w:ascii="Calibri" w:hAnsi="Calibri" w:cs="Calibri"/>
        </w:rPr>
        <w:t>On observe un enfoncement oculaire et une sécheresse des muqueuses</w:t>
      </w:r>
    </w:p>
    <w:p w14:paraId="08121591" w14:textId="77777777" w:rsidR="00241AE2" w:rsidRPr="00C77F5E" w:rsidRDefault="00241AE2">
      <w:pPr>
        <w:pStyle w:val="ListParagraph"/>
        <w:numPr>
          <w:ilvl w:val="0"/>
          <w:numId w:val="17"/>
        </w:numPr>
        <w:spacing w:after="0"/>
        <w:ind w:left="705"/>
        <w:rPr>
          <w:rFonts w:ascii="Calibri" w:hAnsi="Calibri" w:cs="Calibri"/>
        </w:rPr>
      </w:pPr>
      <w:r w:rsidRPr="00C77F5E">
        <w:rPr>
          <w:rFonts w:ascii="Calibri" w:hAnsi="Calibri" w:cs="Calibri"/>
        </w:rPr>
        <w:t xml:space="preserve">Il y a une hyper cétonémie </w:t>
      </w:r>
    </w:p>
    <w:p w14:paraId="38D20DA7" w14:textId="77777777" w:rsidR="00241AE2" w:rsidRPr="00C77F5E" w:rsidRDefault="00241AE2">
      <w:pPr>
        <w:pStyle w:val="ListParagraph"/>
        <w:numPr>
          <w:ilvl w:val="0"/>
          <w:numId w:val="17"/>
        </w:numPr>
        <w:spacing w:after="0"/>
        <w:ind w:left="705"/>
        <w:rPr>
          <w:rFonts w:ascii="Calibri" w:hAnsi="Calibri" w:cs="Calibri"/>
        </w:rPr>
      </w:pPr>
      <w:r w:rsidRPr="00C77F5E">
        <w:rPr>
          <w:rFonts w:ascii="Calibri" w:hAnsi="Calibri" w:cs="Calibri"/>
        </w:rPr>
        <w:t xml:space="preserve">Son traitement est base essentiellement sur la réhydratation </w:t>
      </w:r>
    </w:p>
    <w:p w14:paraId="6D629F6D"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 xml:space="preserve">Reponses : a=1+3+4    b=1+3+5    c=1+2+4    d=4+5   e=2+4  </w:t>
      </w:r>
    </w:p>
    <w:tbl>
      <w:tblPr>
        <w:tblStyle w:val="TableGrid"/>
        <w:tblW w:w="9631" w:type="dxa"/>
        <w:tblInd w:w="-2" w:type="dxa"/>
        <w:tblLook w:val="04A0" w:firstRow="1" w:lastRow="0" w:firstColumn="1" w:lastColumn="0" w:noHBand="0" w:noVBand="1"/>
      </w:tblPr>
      <w:tblGrid>
        <w:gridCol w:w="960"/>
        <w:gridCol w:w="720"/>
        <w:gridCol w:w="7951"/>
      </w:tblGrid>
      <w:tr w:rsidR="00241AE2" w:rsidRPr="00C77F5E" w14:paraId="4EEAEC45" w14:textId="77777777" w:rsidTr="00773906">
        <w:tc>
          <w:tcPr>
            <w:tcW w:w="960" w:type="dxa"/>
          </w:tcPr>
          <w:p w14:paraId="7B8AF7AE" w14:textId="77777777" w:rsidR="00241AE2" w:rsidRPr="00C77F5E" w:rsidRDefault="00241AE2">
            <w:pPr>
              <w:numPr>
                <w:ilvl w:val="0"/>
                <w:numId w:val="14"/>
              </w:numPr>
              <w:spacing w:after="0"/>
              <w:ind w:left="0"/>
              <w:contextualSpacing/>
              <w:rPr>
                <w:rFonts w:ascii="Calibri" w:hAnsi="Calibri" w:cs="Calibri"/>
                <w:b/>
                <w:bCs/>
                <w:lang w:eastAsia="en-US"/>
              </w:rPr>
            </w:pPr>
            <w:r w:rsidRPr="00C77F5E">
              <w:rPr>
                <w:rFonts w:ascii="Calibri" w:hAnsi="Calibri" w:cs="Calibri"/>
                <w:lang w:eastAsia="en-US"/>
              </w:rPr>
              <w:lastRenderedPageBreak/>
              <w:t>30</w:t>
            </w:r>
          </w:p>
        </w:tc>
        <w:tc>
          <w:tcPr>
            <w:tcW w:w="720" w:type="dxa"/>
          </w:tcPr>
          <w:p w14:paraId="1D4CBB6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7951" w:type="dxa"/>
          </w:tcPr>
          <w:p w14:paraId="23BD6B1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coma hyperosmolaire est une Complication métabolique grave du diabète type II (notamment sujet âgé) de mauvais pronostic +++ : mortalité 20 à 50 %, caractérisée par l’association :</w:t>
            </w:r>
          </w:p>
          <w:p w14:paraId="34C2AFBE"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D’une hyperglycémie sévère sans cétose</w:t>
            </w:r>
          </w:p>
          <w:p w14:paraId="2BDCEA0F"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D’une déshydratation majeure</w:t>
            </w:r>
          </w:p>
          <w:p w14:paraId="550C19B7"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Troubles de la conscience</w:t>
            </w:r>
          </w:p>
          <w:p w14:paraId="4C435A45" w14:textId="77777777" w:rsidR="00241AE2" w:rsidRPr="00C77F5E" w:rsidRDefault="00241AE2">
            <w:pPr>
              <w:pStyle w:val="ListParagraph"/>
              <w:numPr>
                <w:ilvl w:val="0"/>
                <w:numId w:val="6"/>
              </w:numPr>
              <w:spacing w:after="0"/>
              <w:ind w:left="0"/>
              <w:rPr>
                <w:rFonts w:ascii="Calibri" w:hAnsi="Calibri" w:cs="Calibri"/>
                <w:lang w:eastAsia="en-US"/>
              </w:rPr>
            </w:pPr>
            <w:r w:rsidRPr="00C77F5E">
              <w:rPr>
                <w:rFonts w:ascii="Calibri" w:hAnsi="Calibri" w:cs="Calibri"/>
                <w:lang w:eastAsia="en-US"/>
              </w:rPr>
              <w:t>Hyper osmolarité plasmatique &gt;320mosm/l (N = 290-320)</w:t>
            </w:r>
          </w:p>
        </w:tc>
      </w:tr>
    </w:tbl>
    <w:p w14:paraId="2576FFCA" w14:textId="77777777" w:rsidR="00241AE2" w:rsidRPr="00C77F5E" w:rsidRDefault="00241AE2" w:rsidP="00241AE2">
      <w:pPr>
        <w:spacing w:after="0"/>
        <w:ind w:left="363"/>
        <w:contextualSpacing/>
        <w:rPr>
          <w:rFonts w:ascii="Calibri" w:hAnsi="Calibri" w:cs="Calibri"/>
          <w:b/>
          <w:bCs/>
        </w:rPr>
      </w:pPr>
    </w:p>
    <w:p w14:paraId="613FB15C"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52. </w:t>
      </w:r>
      <w:r w:rsidRPr="00C77F5E">
        <w:rPr>
          <w:rFonts w:ascii="Calibri" w:hAnsi="Calibri" w:cs="Calibri"/>
          <w:b/>
          <w:bCs/>
        </w:rPr>
        <w:t>l’acidocétose diabétique (P1 2022 T)</w:t>
      </w:r>
    </w:p>
    <w:p w14:paraId="6384137A" w14:textId="77777777" w:rsidR="00241AE2" w:rsidRPr="00C77F5E" w:rsidRDefault="00241AE2">
      <w:pPr>
        <w:pStyle w:val="ListParagraph1"/>
        <w:numPr>
          <w:ilvl w:val="0"/>
          <w:numId w:val="8"/>
        </w:numPr>
        <w:spacing w:before="0" w:beforeAutospacing="0" w:after="0" w:afterAutospacing="0" w:line="276" w:lineRule="auto"/>
        <w:ind w:left="363"/>
        <w:rPr>
          <w:rFonts w:cs="Calibri"/>
          <w:sz w:val="22"/>
          <w:szCs w:val="22"/>
        </w:rPr>
      </w:pPr>
      <w:r w:rsidRPr="00C77F5E">
        <w:rPr>
          <w:rFonts w:cs="Calibri"/>
          <w:sz w:val="22"/>
          <w:szCs w:val="22"/>
        </w:rPr>
        <w:t xml:space="preserve">Est aussi appelée coma hyperosmolaire </w:t>
      </w:r>
    </w:p>
    <w:p w14:paraId="5CEC0F3A" w14:textId="77777777" w:rsidR="00241AE2" w:rsidRPr="00C77F5E" w:rsidRDefault="00241AE2">
      <w:pPr>
        <w:pStyle w:val="ListParagraph1"/>
        <w:numPr>
          <w:ilvl w:val="0"/>
          <w:numId w:val="8"/>
        </w:numPr>
        <w:spacing w:before="0" w:beforeAutospacing="0" w:after="0" w:afterAutospacing="0" w:line="276" w:lineRule="auto"/>
        <w:ind w:left="363"/>
        <w:rPr>
          <w:rFonts w:cs="Calibri"/>
          <w:sz w:val="22"/>
          <w:szCs w:val="22"/>
        </w:rPr>
      </w:pPr>
      <w:r w:rsidRPr="00C77F5E">
        <w:rPr>
          <w:rFonts w:cs="Calibri"/>
          <w:sz w:val="22"/>
          <w:szCs w:val="22"/>
        </w:rPr>
        <w:t>Est causée par un excès de glycémie dans le sang</w:t>
      </w:r>
    </w:p>
    <w:p w14:paraId="67111117" w14:textId="77777777" w:rsidR="00241AE2" w:rsidRPr="00C77F5E" w:rsidRDefault="00241AE2">
      <w:pPr>
        <w:pStyle w:val="ListParagraph1"/>
        <w:numPr>
          <w:ilvl w:val="0"/>
          <w:numId w:val="8"/>
        </w:numPr>
        <w:spacing w:before="0" w:beforeAutospacing="0" w:after="0" w:afterAutospacing="0" w:line="276" w:lineRule="auto"/>
        <w:ind w:left="363"/>
        <w:rPr>
          <w:rFonts w:cs="Calibri"/>
          <w:sz w:val="22"/>
          <w:szCs w:val="22"/>
        </w:rPr>
      </w:pPr>
      <w:r w:rsidRPr="00C77F5E">
        <w:rPr>
          <w:rFonts w:cs="Calibri"/>
          <w:sz w:val="22"/>
          <w:szCs w:val="22"/>
        </w:rPr>
        <w:t xml:space="preserve">Son traitement est basé seulement sur l’insuline et du sérum physiologique </w:t>
      </w:r>
    </w:p>
    <w:p w14:paraId="14C98436" w14:textId="77777777" w:rsidR="00241AE2" w:rsidRPr="00C77F5E" w:rsidRDefault="00241AE2">
      <w:pPr>
        <w:pStyle w:val="ListParagraph1"/>
        <w:numPr>
          <w:ilvl w:val="0"/>
          <w:numId w:val="8"/>
        </w:numPr>
        <w:spacing w:before="0" w:beforeAutospacing="0" w:after="0" w:afterAutospacing="0" w:line="276" w:lineRule="auto"/>
        <w:ind w:left="363"/>
        <w:rPr>
          <w:rFonts w:cs="Calibri"/>
          <w:sz w:val="22"/>
          <w:szCs w:val="22"/>
        </w:rPr>
      </w:pPr>
      <w:r w:rsidRPr="00C77F5E">
        <w:rPr>
          <w:rFonts w:cs="Calibri"/>
          <w:sz w:val="22"/>
          <w:szCs w:val="22"/>
        </w:rPr>
        <w:t xml:space="preserve">Un de ces symptômes est la polypnée </w:t>
      </w:r>
    </w:p>
    <w:p w14:paraId="11E1D1D4" w14:textId="77777777" w:rsidR="00241AE2" w:rsidRPr="00C77F5E" w:rsidRDefault="00241AE2">
      <w:pPr>
        <w:pStyle w:val="ListParagraph1"/>
        <w:numPr>
          <w:ilvl w:val="0"/>
          <w:numId w:val="8"/>
        </w:numPr>
        <w:spacing w:before="0" w:beforeAutospacing="0" w:after="0" w:afterAutospacing="0" w:line="276" w:lineRule="auto"/>
        <w:ind w:left="363"/>
        <w:rPr>
          <w:rFonts w:cs="Calibri"/>
          <w:sz w:val="22"/>
          <w:szCs w:val="22"/>
        </w:rPr>
      </w:pPr>
      <w:r w:rsidRPr="00C77F5E">
        <w:rPr>
          <w:rFonts w:cs="Calibri"/>
          <w:sz w:val="22"/>
          <w:szCs w:val="22"/>
        </w:rPr>
        <w:t>La glycémie &lt; 2g/l</w:t>
      </w:r>
    </w:p>
    <w:tbl>
      <w:tblPr>
        <w:tblStyle w:val="TableGrid"/>
        <w:tblW w:w="10629" w:type="dxa"/>
        <w:tblInd w:w="-2" w:type="dxa"/>
        <w:tblLayout w:type="fixed"/>
        <w:tblLook w:val="04A0" w:firstRow="1" w:lastRow="0" w:firstColumn="1" w:lastColumn="0" w:noHBand="0" w:noVBand="1"/>
      </w:tblPr>
      <w:tblGrid>
        <w:gridCol w:w="564"/>
        <w:gridCol w:w="284"/>
        <w:gridCol w:w="9781"/>
      </w:tblGrid>
      <w:tr w:rsidR="00241AE2" w:rsidRPr="00C77F5E" w14:paraId="6FDDD833" w14:textId="77777777" w:rsidTr="00773906">
        <w:tc>
          <w:tcPr>
            <w:tcW w:w="564" w:type="dxa"/>
          </w:tcPr>
          <w:p w14:paraId="1F3B6D1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29</w:t>
            </w:r>
          </w:p>
        </w:tc>
        <w:tc>
          <w:tcPr>
            <w:tcW w:w="284" w:type="dxa"/>
          </w:tcPr>
          <w:p w14:paraId="45D3B76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D</w:t>
            </w:r>
          </w:p>
        </w:tc>
        <w:tc>
          <w:tcPr>
            <w:tcW w:w="9781" w:type="dxa"/>
          </w:tcPr>
          <w:p w14:paraId="662F09C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-Acidocétose diabétique résulte d’une carence insulinique (absolue ou relative) conduisant à une hyperglycémie par diminution de l’utilisation périphérique du glucose et augmentation de sa production hépatique</w:t>
            </w:r>
          </w:p>
          <w:p w14:paraId="35964B8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-La carence en insuline et l’augmentation des hormones de la contre régulation vont favoriser la lipolyse (↑ cétogénèse)</w:t>
            </w:r>
          </w:p>
          <w:p w14:paraId="61DCD4D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 Parmi ses symptômes , on trouve la Dyspnée de Kussmaul associée à une polypnée ( pour compenser l’acidose )</w:t>
            </w:r>
          </w:p>
        </w:tc>
      </w:tr>
    </w:tbl>
    <w:p w14:paraId="2CBC2127" w14:textId="77777777" w:rsidR="00241AE2" w:rsidRPr="00C77F5E" w:rsidRDefault="00241AE2" w:rsidP="00241AE2">
      <w:pPr>
        <w:rPr>
          <w:rFonts w:ascii="Calibri" w:hAnsi="Calibri" w:cs="Calibri"/>
          <w:b/>
          <w:iCs/>
          <w:sz w:val="32"/>
        </w:rPr>
      </w:pPr>
    </w:p>
    <w:p w14:paraId="48509C20" w14:textId="77777777" w:rsidR="00241AE2" w:rsidRPr="00C77F5E" w:rsidRDefault="00241AE2" w:rsidP="00241AE2">
      <w:pPr>
        <w:rPr>
          <w:rFonts w:ascii="Calibri" w:hAnsi="Calibri" w:cs="Calibri"/>
          <w:b/>
          <w:iCs/>
          <w:sz w:val="32"/>
        </w:rPr>
      </w:pPr>
    </w:p>
    <w:p w14:paraId="578251FD" w14:textId="77777777" w:rsidR="00241AE2" w:rsidRPr="00C77F5E" w:rsidRDefault="00241AE2" w:rsidP="00241AE2">
      <w:pPr>
        <w:rPr>
          <w:rFonts w:ascii="Calibri" w:hAnsi="Calibri" w:cs="Calibri"/>
        </w:rPr>
        <w:sectPr w:rsidR="00241AE2" w:rsidRPr="00C77F5E" w:rsidSect="00241AE2">
          <w:pgSz w:w="11906" w:h="16838"/>
          <w:pgMar w:top="851" w:right="851" w:bottom="851" w:left="851" w:header="720" w:footer="720" w:gutter="0"/>
          <w:cols w:space="720"/>
          <w:docGrid w:linePitch="360"/>
        </w:sectPr>
      </w:pPr>
    </w:p>
    <w:p w14:paraId="3D9032FF" w14:textId="77777777" w:rsidR="00241AE2" w:rsidRPr="00C77F5E" w:rsidRDefault="00241AE2" w:rsidP="00241AE2">
      <w:pPr>
        <w:pStyle w:val="Quote"/>
        <w:outlineLvl w:val="0"/>
        <w:rPr>
          <w:rFonts w:cs="Calibri"/>
          <w:b/>
        </w:rPr>
      </w:pPr>
      <w:bookmarkStart w:id="2" w:name="_Toc176118587"/>
      <w:r w:rsidRPr="00C77F5E">
        <w:rPr>
          <w:rFonts w:cs="Calibri"/>
        </w:rPr>
        <w:lastRenderedPageBreak/>
        <w:t>Complications dégénératives du diabète sucré</w:t>
      </w:r>
      <w:bookmarkEnd w:id="2"/>
    </w:p>
    <w:p w14:paraId="6001438A" w14:textId="77777777" w:rsidR="00241AE2" w:rsidRPr="00C77F5E" w:rsidRDefault="00241AE2" w:rsidP="00241AE2">
      <w:pPr>
        <w:spacing w:after="0"/>
        <w:rPr>
          <w:rFonts w:ascii="Calibri" w:eastAsia="Times New Roman" w:hAnsi="Calibri" w:cs="Calibri"/>
          <w:b/>
          <w:bCs/>
          <w:color w:val="000000"/>
          <w:lang w:eastAsia="fr-FR"/>
        </w:rPr>
      </w:pPr>
    </w:p>
    <w:p w14:paraId="2B88FC58" w14:textId="77777777" w:rsidR="00241AE2" w:rsidRPr="00FA2D22" w:rsidRDefault="00241AE2" w:rsidP="00241AE2">
      <w:pPr>
        <w:rPr>
          <w:b/>
          <w:bCs/>
        </w:rPr>
      </w:pPr>
      <w:r>
        <w:rPr>
          <w:b/>
          <w:bCs/>
        </w:rPr>
        <w:t>1</w:t>
      </w:r>
      <w:r w:rsidRPr="00FA2D22">
        <w:rPr>
          <w:b/>
          <w:bCs/>
        </w:rPr>
        <w:t>. La microangiopathie est détectée en pratique par deux examens : RJ (RATT 2025 T37)</w:t>
      </w:r>
    </w:p>
    <w:p w14:paraId="4145956F" w14:textId="77777777" w:rsidR="00241AE2" w:rsidRDefault="00241AE2" w:rsidP="00241AE2">
      <w:pPr>
        <w:spacing w:before="240" w:after="240" w:line="20" w:lineRule="atLeast"/>
        <w:contextualSpacing/>
      </w:pPr>
      <w:r>
        <w:t>1. Le Fond  d'œil</w:t>
      </w:r>
    </w:p>
    <w:p w14:paraId="25829885" w14:textId="77777777" w:rsidR="00241AE2" w:rsidRDefault="00241AE2" w:rsidP="00241AE2">
      <w:pPr>
        <w:spacing w:before="240" w:after="240" w:line="20" w:lineRule="atLeast"/>
        <w:contextualSpacing/>
      </w:pPr>
      <w:r>
        <w:t>2. Echodoppler cervical</w:t>
      </w:r>
    </w:p>
    <w:p w14:paraId="1E21EDF3" w14:textId="77777777" w:rsidR="00241AE2" w:rsidRDefault="00241AE2" w:rsidP="00241AE2">
      <w:pPr>
        <w:spacing w:before="240" w:after="240" w:line="20" w:lineRule="atLeast"/>
        <w:contextualSpacing/>
      </w:pPr>
      <w:r>
        <w:t>3. IPS</w:t>
      </w:r>
    </w:p>
    <w:p w14:paraId="16B24FA2" w14:textId="77777777" w:rsidR="00241AE2" w:rsidRDefault="00241AE2" w:rsidP="00241AE2">
      <w:pPr>
        <w:spacing w:before="240" w:after="240" w:line="20" w:lineRule="atLeast"/>
        <w:contextualSpacing/>
      </w:pPr>
      <w:r>
        <w:t>4. Taux du LDL cholestérol</w:t>
      </w:r>
    </w:p>
    <w:p w14:paraId="51A5B0D9" w14:textId="77777777" w:rsidR="00241AE2" w:rsidRDefault="00241AE2" w:rsidP="00241AE2">
      <w:pPr>
        <w:spacing w:before="240" w:after="240" w:line="20" w:lineRule="atLeast"/>
        <w:contextualSpacing/>
      </w:pPr>
      <w:r>
        <w:t>5.Dosage de l'albuminurie</w:t>
      </w:r>
    </w:p>
    <w:p w14:paraId="5C7E5B1C" w14:textId="77777777" w:rsidR="00241AE2" w:rsidRDefault="00241AE2" w:rsidP="00241AE2">
      <w:pPr>
        <w:spacing w:before="240" w:after="240" w:line="20" w:lineRule="atLeast"/>
        <w:contextualSpacing/>
      </w:pPr>
      <w:r>
        <w:t>A(1+2) B (1+3) C (1+4) D (2+5) E (1+5)</w:t>
      </w:r>
    </w:p>
    <w:tbl>
      <w:tblPr>
        <w:tblW w:w="10176"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708"/>
      </w:tblGrid>
      <w:tr w:rsidR="00241AE2" w14:paraId="5D5B26B1"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767A18AF"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E</w:t>
            </w:r>
          </w:p>
        </w:tc>
        <w:tc>
          <w:tcPr>
            <w:tcW w:w="9708" w:type="dxa"/>
            <w:tcBorders>
              <w:top w:val="single" w:sz="8" w:space="0" w:color="000000"/>
              <w:left w:val="single" w:sz="8" w:space="0" w:color="000000"/>
              <w:bottom w:val="single" w:sz="8" w:space="0" w:color="000000"/>
              <w:right w:val="single" w:sz="8" w:space="0" w:color="000000"/>
            </w:tcBorders>
            <w:vAlign w:val="center"/>
          </w:tcPr>
          <w:p w14:paraId="4511F7C5"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La microangiopathie se détecte par l'atteinte des petits vaisseaux : </w:t>
            </w:r>
            <w:r>
              <w:rPr>
                <w:rFonts w:ascii="sans-serif" w:eastAsia="sans-serif" w:hAnsi="sans-serif" w:cs="sans-serif"/>
                <w:b/>
                <w:bCs/>
                <w:color w:val="000000"/>
              </w:rPr>
              <w:t>Fond d'œil</w:t>
            </w:r>
            <w:r>
              <w:rPr>
                <w:rFonts w:ascii="sans-serif" w:eastAsia="sans-serif" w:hAnsi="sans-serif" w:cs="sans-serif"/>
                <w:color w:val="000000"/>
              </w:rPr>
              <w:t> (Rétinopathie) et dosage de l'</w:t>
            </w:r>
            <w:r>
              <w:rPr>
                <w:rFonts w:ascii="sans-serif" w:eastAsia="sans-serif" w:hAnsi="sans-serif" w:cs="sans-serif"/>
                <w:b/>
                <w:bCs/>
                <w:color w:val="000000"/>
              </w:rPr>
              <w:t>albuminurie</w:t>
            </w:r>
            <w:r>
              <w:rPr>
                <w:rFonts w:ascii="sans-serif" w:eastAsia="sans-serif" w:hAnsi="sans-serif" w:cs="sans-serif"/>
                <w:color w:val="000000"/>
              </w:rPr>
              <w:t> (Néphropathie). L'Echodoppler/IPS/Cholestérol concernent la macroangiopathie.</w:t>
            </w:r>
          </w:p>
        </w:tc>
      </w:tr>
    </w:tbl>
    <w:p w14:paraId="0CE8443F" w14:textId="77777777" w:rsidR="00241AE2" w:rsidRDefault="00241AE2" w:rsidP="00241AE2">
      <w:pPr>
        <w:rPr>
          <w:b/>
          <w:bCs/>
        </w:rPr>
      </w:pPr>
    </w:p>
    <w:p w14:paraId="458EE699" w14:textId="77777777" w:rsidR="00241AE2" w:rsidRPr="00FA2D22" w:rsidRDefault="00241AE2" w:rsidP="00241AE2">
      <w:pPr>
        <w:rPr>
          <w:b/>
          <w:bCs/>
        </w:rPr>
      </w:pPr>
      <w:r>
        <w:rPr>
          <w:b/>
          <w:bCs/>
        </w:rPr>
        <w:t>2</w:t>
      </w:r>
      <w:r w:rsidRPr="00FA2D22">
        <w:rPr>
          <w:b/>
          <w:bCs/>
        </w:rPr>
        <w:t>. Parmi ces complications, celles qui ne font pas partie de la neuropathie végétative diabétique : RJ (RATT 2025 T36)</w:t>
      </w:r>
    </w:p>
    <w:p w14:paraId="163160E3" w14:textId="77777777" w:rsidR="00241AE2" w:rsidRDefault="00241AE2" w:rsidP="00241AE2">
      <w:pPr>
        <w:spacing w:before="240" w:after="240" w:line="20" w:lineRule="atLeast"/>
        <w:contextualSpacing/>
      </w:pPr>
      <w:r>
        <w:t>1.Gastroparésie .</w:t>
      </w:r>
    </w:p>
    <w:p w14:paraId="7F5EAE1E" w14:textId="77777777" w:rsidR="00241AE2" w:rsidRDefault="00241AE2" w:rsidP="00241AE2">
      <w:pPr>
        <w:spacing w:before="240" w:after="240" w:line="20" w:lineRule="atLeast"/>
        <w:contextualSpacing/>
      </w:pPr>
      <w:r>
        <w:t>2.. Impuissance sexuelle</w:t>
      </w:r>
    </w:p>
    <w:p w14:paraId="6E4AA3F1" w14:textId="77777777" w:rsidR="00241AE2" w:rsidRDefault="00241AE2" w:rsidP="00241AE2">
      <w:pPr>
        <w:spacing w:before="240" w:after="240" w:line="20" w:lineRule="atLeast"/>
        <w:contextualSpacing/>
      </w:pPr>
      <w:r>
        <w:t>3..Retinopathie diabetique</w:t>
      </w:r>
    </w:p>
    <w:p w14:paraId="408035E2" w14:textId="77777777" w:rsidR="00241AE2" w:rsidRDefault="00241AE2" w:rsidP="00241AE2">
      <w:pPr>
        <w:spacing w:before="240" w:after="240" w:line="20" w:lineRule="atLeast"/>
        <w:contextualSpacing/>
      </w:pPr>
      <w:r>
        <w:t>4..Hypotension orthostatique</w:t>
      </w:r>
    </w:p>
    <w:p w14:paraId="119FF725" w14:textId="77777777" w:rsidR="00241AE2" w:rsidRDefault="00241AE2" w:rsidP="00241AE2">
      <w:pPr>
        <w:spacing w:before="240" w:after="240" w:line="20" w:lineRule="atLeast"/>
        <w:contextualSpacing/>
      </w:pPr>
      <w:r>
        <w:t>5.Multinévrite</w:t>
      </w:r>
    </w:p>
    <w:p w14:paraId="40D90A54" w14:textId="77777777" w:rsidR="00241AE2" w:rsidRDefault="00241AE2" w:rsidP="00241AE2">
      <w:pPr>
        <w:spacing w:before="240" w:after="240" w:line="20" w:lineRule="atLeast"/>
        <w:contextualSpacing/>
      </w:pPr>
      <w:r>
        <w:t>A (1+2)</w:t>
      </w:r>
    </w:p>
    <w:p w14:paraId="616E01B8" w14:textId="77777777" w:rsidR="00241AE2" w:rsidRDefault="00241AE2" w:rsidP="00241AE2">
      <w:pPr>
        <w:spacing w:before="240" w:after="240" w:line="20" w:lineRule="atLeast"/>
        <w:contextualSpacing/>
      </w:pPr>
      <w:r>
        <w:t xml:space="preserve">B (2+3) </w:t>
      </w:r>
    </w:p>
    <w:p w14:paraId="5444DB71" w14:textId="77777777" w:rsidR="00241AE2" w:rsidRDefault="00241AE2" w:rsidP="00241AE2">
      <w:pPr>
        <w:spacing w:before="240" w:after="240" w:line="20" w:lineRule="atLeast"/>
        <w:contextualSpacing/>
      </w:pPr>
      <w:r>
        <w:t>C(3+4)</w:t>
      </w:r>
    </w:p>
    <w:p w14:paraId="70A35198" w14:textId="77777777" w:rsidR="00241AE2" w:rsidRDefault="00241AE2" w:rsidP="00241AE2">
      <w:pPr>
        <w:spacing w:before="240" w:after="240" w:line="20" w:lineRule="atLeast"/>
        <w:contextualSpacing/>
      </w:pPr>
      <w:r>
        <w:t xml:space="preserve"> D (3+5)</w:t>
      </w:r>
    </w:p>
    <w:p w14:paraId="447E225D" w14:textId="77777777" w:rsidR="00241AE2" w:rsidRDefault="00241AE2" w:rsidP="00241AE2">
      <w:pPr>
        <w:spacing w:before="240" w:after="240" w:line="20" w:lineRule="atLeast"/>
        <w:contextualSpacing/>
      </w:pPr>
      <w:r>
        <w:t>E (4+5)</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4C51F4A0"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35F92439"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D</w:t>
            </w:r>
          </w:p>
        </w:tc>
        <w:tc>
          <w:tcPr>
            <w:tcW w:w="9850" w:type="dxa"/>
            <w:tcBorders>
              <w:top w:val="single" w:sz="8" w:space="0" w:color="000000"/>
              <w:left w:val="single" w:sz="8" w:space="0" w:color="000000"/>
              <w:bottom w:val="single" w:sz="8" w:space="0" w:color="000000"/>
              <w:right w:val="single" w:sz="8" w:space="0" w:color="000000"/>
            </w:tcBorders>
            <w:vAlign w:val="center"/>
          </w:tcPr>
          <w:p w14:paraId="31EF81C3"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La neuropathie végétative touche le SNA : Gastroparésie, Impuissance, Hypotension orthostatique. La </w:t>
            </w:r>
            <w:r>
              <w:rPr>
                <w:rFonts w:ascii="sans-serif" w:eastAsia="sans-serif" w:hAnsi="sans-serif" w:cs="sans-serif"/>
                <w:b/>
                <w:bCs/>
                <w:color w:val="000000"/>
              </w:rPr>
              <w:t>Rétinopathie</w:t>
            </w:r>
            <w:r>
              <w:rPr>
                <w:rFonts w:ascii="sans-serif" w:eastAsia="sans-serif" w:hAnsi="sans-serif" w:cs="sans-serif"/>
                <w:color w:val="000000"/>
              </w:rPr>
              <w:t>  est microangiopathique. La </w:t>
            </w:r>
            <w:r>
              <w:rPr>
                <w:rFonts w:ascii="sans-serif" w:eastAsia="sans-serif" w:hAnsi="sans-serif" w:cs="sans-serif"/>
                <w:b/>
                <w:bCs/>
                <w:color w:val="000000"/>
              </w:rPr>
              <w:t>Multinévrite</w:t>
            </w:r>
            <w:r>
              <w:rPr>
                <w:rFonts w:ascii="sans-serif" w:eastAsia="sans-serif" w:hAnsi="sans-serif" w:cs="sans-serif"/>
                <w:color w:val="000000"/>
              </w:rPr>
              <w:t>  est une neuropathie périphérique motrice/sensitive.</w:t>
            </w:r>
          </w:p>
        </w:tc>
      </w:tr>
    </w:tbl>
    <w:p w14:paraId="7F226F58" w14:textId="77777777" w:rsidR="00241AE2" w:rsidRDefault="00241AE2" w:rsidP="00241AE2">
      <w:pPr>
        <w:spacing w:line="20" w:lineRule="atLeast"/>
        <w:contextualSpacing/>
      </w:pPr>
    </w:p>
    <w:p w14:paraId="67167F46" w14:textId="77777777" w:rsidR="00241AE2" w:rsidRPr="00FA2D22" w:rsidRDefault="00241AE2" w:rsidP="00241AE2">
      <w:pPr>
        <w:rPr>
          <w:b/>
          <w:bCs/>
        </w:rPr>
      </w:pPr>
      <w:r w:rsidRPr="00FA2D22">
        <w:rPr>
          <w:b/>
          <w:bCs/>
        </w:rPr>
        <w:t>3. La rétinopathie diabétique : RF (RATT 2025 T35)</w:t>
      </w:r>
    </w:p>
    <w:p w14:paraId="651D8774" w14:textId="77777777" w:rsidR="00241AE2" w:rsidRDefault="00241AE2" w:rsidP="00241AE2">
      <w:pPr>
        <w:spacing w:before="240" w:after="240" w:line="20" w:lineRule="atLeast"/>
        <w:contextualSpacing/>
      </w:pPr>
      <w:r>
        <w:t xml:space="preserve">A.Peut être présente au moment du diagnostic du diabète de type </w:t>
      </w:r>
    </w:p>
    <w:p w14:paraId="38E263FA" w14:textId="77777777" w:rsidR="00241AE2" w:rsidRDefault="00241AE2" w:rsidP="00241AE2">
      <w:pPr>
        <w:spacing w:before="240" w:after="240" w:line="20" w:lineRule="atLeast"/>
        <w:contextualSpacing/>
      </w:pPr>
      <w:r>
        <w:t>B.Photocoagulation au laser est indiquée en cas de rétinopathie diabétique non proliférante minime</w:t>
      </w:r>
    </w:p>
    <w:p w14:paraId="60224ACE" w14:textId="77777777" w:rsidR="00241AE2" w:rsidRDefault="00241AE2" w:rsidP="00241AE2">
      <w:pPr>
        <w:spacing w:before="240" w:after="240" w:line="20" w:lineRule="atLeast"/>
        <w:contextualSpacing/>
      </w:pPr>
      <w:r>
        <w:t>C.Peut-être aggravée en cas de grossesse, de la puberté et de la chirurgie de la cataracte</w:t>
      </w:r>
    </w:p>
    <w:p w14:paraId="1E9CAAA3" w14:textId="77777777" w:rsidR="00241AE2" w:rsidRDefault="00241AE2" w:rsidP="00241AE2">
      <w:pPr>
        <w:spacing w:before="240" w:after="240" w:line="20" w:lineRule="atLeast"/>
        <w:contextualSpacing/>
      </w:pPr>
      <w:r>
        <w:t>D. Sa prévention repose sur l'équilibre glycémique et tensionnel</w:t>
      </w:r>
    </w:p>
    <w:p w14:paraId="7B4AF4F8" w14:textId="77777777" w:rsidR="00241AE2" w:rsidRDefault="00241AE2" w:rsidP="00241AE2">
      <w:pPr>
        <w:spacing w:before="240" w:after="240" w:line="20" w:lineRule="atLeast"/>
        <w:contextualSpacing/>
      </w:pPr>
      <w:r>
        <w:t>E. Peut se compliquer d'une hémorragie intra vitréenne et d'un glaucome néovasculaire</w:t>
      </w:r>
    </w:p>
    <w:tbl>
      <w:tblPr>
        <w:tblW w:w="10318" w:type="dxa"/>
        <w:tblInd w:w="20" w:type="dxa"/>
        <w:tblBorders>
          <w:top w:val="nil"/>
          <w:left w:val="nil"/>
          <w:bottom w:val="nil"/>
          <w:right w:val="nil"/>
          <w:insideH w:val="nil"/>
          <w:insideV w:val="nil"/>
        </w:tblBorders>
        <w:tblLayout w:type="fixed"/>
        <w:tblLook w:val="0000" w:firstRow="0" w:lastRow="0" w:firstColumn="0" w:lastColumn="0" w:noHBand="0" w:noVBand="0"/>
      </w:tblPr>
      <w:tblGrid>
        <w:gridCol w:w="468"/>
        <w:gridCol w:w="9850"/>
      </w:tblGrid>
      <w:tr w:rsidR="00241AE2" w14:paraId="08632247" w14:textId="77777777" w:rsidTr="00773906">
        <w:tc>
          <w:tcPr>
            <w:tcW w:w="468" w:type="dxa"/>
            <w:tcBorders>
              <w:top w:val="single" w:sz="8" w:space="0" w:color="000000"/>
              <w:left w:val="single" w:sz="8" w:space="0" w:color="000000"/>
              <w:bottom w:val="single" w:sz="8" w:space="0" w:color="000000"/>
              <w:right w:val="single" w:sz="8" w:space="0" w:color="000000"/>
            </w:tcBorders>
            <w:vAlign w:val="center"/>
          </w:tcPr>
          <w:p w14:paraId="05A4D26C" w14:textId="77777777" w:rsidR="00241AE2" w:rsidRDefault="00241AE2" w:rsidP="00773906">
            <w:pPr>
              <w:spacing w:line="20" w:lineRule="atLeast"/>
              <w:contextualSpacing/>
              <w:jc w:val="center"/>
              <w:rPr>
                <w:rFonts w:ascii="sans-serif" w:eastAsia="sans-serif" w:hAnsi="sans-serif" w:cs="sans-serif"/>
                <w:color w:val="000000"/>
              </w:rPr>
            </w:pPr>
            <w:r>
              <w:rPr>
                <w:rFonts w:ascii="sans-serif" w:eastAsia="sans-serif" w:hAnsi="sans-serif" w:cs="sans-serif"/>
                <w:b/>
                <w:bCs/>
                <w:color w:val="000000"/>
              </w:rPr>
              <w:t>B</w:t>
            </w:r>
          </w:p>
        </w:tc>
        <w:tc>
          <w:tcPr>
            <w:tcW w:w="9850" w:type="dxa"/>
            <w:tcBorders>
              <w:top w:val="single" w:sz="8" w:space="0" w:color="000000"/>
              <w:left w:val="single" w:sz="8" w:space="0" w:color="000000"/>
              <w:bottom w:val="single" w:sz="8" w:space="0" w:color="000000"/>
              <w:right w:val="single" w:sz="8" w:space="0" w:color="000000"/>
            </w:tcBorders>
            <w:vAlign w:val="center"/>
          </w:tcPr>
          <w:p w14:paraId="1F292452" w14:textId="77777777" w:rsidR="00241AE2" w:rsidRDefault="00241AE2" w:rsidP="00773906">
            <w:pPr>
              <w:spacing w:line="20" w:lineRule="atLeast"/>
              <w:contextualSpacing/>
              <w:rPr>
                <w:rFonts w:ascii="sans-serif" w:eastAsia="sans-serif" w:hAnsi="sans-serif" w:cs="sans-serif"/>
                <w:color w:val="000000"/>
              </w:rPr>
            </w:pPr>
            <w:r>
              <w:rPr>
                <w:rFonts w:ascii="sans-serif" w:eastAsia="sans-serif" w:hAnsi="sans-serif" w:cs="sans-serif"/>
                <w:color w:val="000000"/>
              </w:rPr>
              <w:t xml:space="preserve"> La photocoagulation est indiquée en cas de forme </w:t>
            </w:r>
            <w:r>
              <w:rPr>
                <w:rFonts w:ascii="sans-serif" w:eastAsia="sans-serif" w:hAnsi="sans-serif" w:cs="sans-serif"/>
                <w:b/>
                <w:bCs/>
                <w:color w:val="000000"/>
              </w:rPr>
              <w:t>proliférante</w:t>
            </w:r>
            <w:r>
              <w:rPr>
                <w:rFonts w:ascii="sans-serif" w:eastAsia="sans-serif" w:hAnsi="sans-serif" w:cs="sans-serif"/>
                <w:color w:val="000000"/>
              </w:rPr>
              <w:t> ou d'œdème maculaire ( on donne surtt les anti VEGF en cas d oedeme maculaire ), pas dams les  forme non proliférante </w:t>
            </w:r>
            <w:r>
              <w:rPr>
                <w:rFonts w:ascii="sans-serif" w:eastAsia="sans-serif" w:hAnsi="sans-serif" w:cs="sans-serif"/>
                <w:b/>
                <w:bCs/>
                <w:color w:val="000000"/>
              </w:rPr>
              <w:t>minime</w:t>
            </w:r>
            <w:r>
              <w:rPr>
                <w:rFonts w:ascii="sans-serif" w:eastAsia="sans-serif" w:hAnsi="sans-serif" w:cs="sans-serif"/>
                <w:color w:val="000000"/>
              </w:rPr>
              <w:t> </w:t>
            </w:r>
          </w:p>
        </w:tc>
      </w:tr>
    </w:tbl>
    <w:p w14:paraId="5E26B204" w14:textId="77777777" w:rsidR="00241AE2" w:rsidRDefault="00241AE2" w:rsidP="00241AE2">
      <w:pPr>
        <w:spacing w:line="20" w:lineRule="atLeast"/>
        <w:contextualSpacing/>
      </w:pPr>
    </w:p>
    <w:p w14:paraId="0D883473" w14:textId="77777777" w:rsidR="00241AE2" w:rsidRPr="004E41DD" w:rsidRDefault="00241AE2" w:rsidP="00241AE2">
      <w:pPr>
        <w:spacing w:after="0"/>
        <w:rPr>
          <w:rFonts w:cstheme="minorHAnsi"/>
          <w:b/>
          <w:bCs/>
        </w:rPr>
      </w:pPr>
      <w:r>
        <w:rPr>
          <w:rFonts w:cstheme="minorHAnsi"/>
          <w:b/>
          <w:bCs/>
        </w:rPr>
        <w:t>4</w:t>
      </w:r>
      <w:r w:rsidRPr="004E41DD">
        <w:rPr>
          <w:rFonts w:cstheme="minorHAnsi"/>
          <w:b/>
          <w:bCs/>
        </w:rPr>
        <w:t>. La néphropathie diabétique : (la RJ)</w:t>
      </w:r>
      <w:r>
        <w:rPr>
          <w:rFonts w:cstheme="minorHAnsi"/>
          <w:b/>
          <w:bCs/>
        </w:rPr>
        <w:t xml:space="preserve"> </w:t>
      </w:r>
      <w:r w:rsidRPr="00FB642D">
        <w:rPr>
          <w:b/>
          <w:bCs/>
        </w:rPr>
        <w:t>(P2 2025 T</w:t>
      </w:r>
      <w:r>
        <w:rPr>
          <w:b/>
          <w:bCs/>
        </w:rPr>
        <w:t>36</w:t>
      </w:r>
      <w:r w:rsidRPr="00FB642D">
        <w:rPr>
          <w:b/>
          <w:bCs/>
        </w:rPr>
        <w:t>)</w:t>
      </w:r>
    </w:p>
    <w:p w14:paraId="3D50CFF5" w14:textId="77777777" w:rsidR="00241AE2" w:rsidRPr="004E41DD" w:rsidRDefault="00241AE2" w:rsidP="00241AE2">
      <w:pPr>
        <w:spacing w:after="0"/>
        <w:rPr>
          <w:rFonts w:cstheme="minorHAnsi"/>
        </w:rPr>
      </w:pPr>
      <w:r w:rsidRPr="004E41DD">
        <w:rPr>
          <w:rFonts w:cstheme="minorHAnsi"/>
        </w:rPr>
        <w:t xml:space="preserve">A. Le diabète est la première cause d'insuffisance rénale terminale. </w:t>
      </w:r>
    </w:p>
    <w:p w14:paraId="6046BBF9" w14:textId="77777777" w:rsidR="00241AE2" w:rsidRPr="004E41DD" w:rsidRDefault="00241AE2" w:rsidP="00241AE2">
      <w:pPr>
        <w:spacing w:after="0"/>
        <w:rPr>
          <w:rFonts w:cstheme="minorHAnsi"/>
        </w:rPr>
      </w:pPr>
      <w:r w:rsidRPr="004E41DD">
        <w:rPr>
          <w:rFonts w:cstheme="minorHAnsi"/>
        </w:rPr>
        <w:t xml:space="preserve">B. Le dépistage repose sur le dosage annuel de la microalbuminurie dans les urines des 24 heures. </w:t>
      </w:r>
    </w:p>
    <w:p w14:paraId="14A634B9" w14:textId="77777777" w:rsidR="00241AE2" w:rsidRPr="004E41DD" w:rsidRDefault="00241AE2" w:rsidP="00241AE2">
      <w:pPr>
        <w:spacing w:after="0"/>
        <w:rPr>
          <w:rFonts w:cstheme="minorHAnsi"/>
        </w:rPr>
      </w:pPr>
      <w:r w:rsidRPr="004E41DD">
        <w:rPr>
          <w:rFonts w:cstheme="minorHAnsi"/>
        </w:rPr>
        <w:t xml:space="preserve">C. Les antidiabétiques oraux sont arrêtés en cas d'insuffisance rénale sévère. </w:t>
      </w:r>
    </w:p>
    <w:p w14:paraId="47415AF3" w14:textId="77777777" w:rsidR="00241AE2" w:rsidRPr="004E41DD" w:rsidRDefault="00241AE2" w:rsidP="00241AE2">
      <w:pPr>
        <w:spacing w:after="0"/>
        <w:rPr>
          <w:rFonts w:cstheme="minorHAnsi"/>
        </w:rPr>
      </w:pPr>
      <w:r w:rsidRPr="004E41DD">
        <w:rPr>
          <w:rFonts w:cstheme="minorHAnsi"/>
        </w:rPr>
        <w:t xml:space="preserve">D. Le traitement néphroprotecteur repose sur la prescription d'un inhibiteur de l'enzyme de conversion (IEC) déjà au stade de microalbuminurie. </w:t>
      </w:r>
    </w:p>
    <w:p w14:paraId="314AE988" w14:textId="77777777" w:rsidR="00241AE2" w:rsidRPr="004E41DD" w:rsidRDefault="00241AE2" w:rsidP="00241AE2">
      <w:pPr>
        <w:spacing w:after="0"/>
        <w:rPr>
          <w:rFonts w:cstheme="minorHAnsi"/>
        </w:rPr>
      </w:pPr>
      <w:r w:rsidRPr="004E41DD">
        <w:rPr>
          <w:rFonts w:cstheme="minorHAnsi"/>
        </w:rPr>
        <w:lastRenderedPageBreak/>
        <w:t xml:space="preserve">E. L'HTA n'est pas un facteur prédisposant à la néphropathie diabétique.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7590D81E"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21EDC44D"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A,C,D</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399072CC"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Le diabète est la première cause d'IRC terminale (</w:t>
            </w:r>
            <w:r w:rsidRPr="004E41DD">
              <w:rPr>
                <w:rFonts w:asciiTheme="minorHAnsi" w:hAnsiTheme="minorHAnsi" w:cstheme="minorHAnsi"/>
                <w:b/>
                <w:bCs/>
                <w:lang w:val="fr-FR"/>
              </w:rPr>
              <w:t>A</w:t>
            </w:r>
            <w:r w:rsidRPr="004E41DD">
              <w:rPr>
                <w:rFonts w:asciiTheme="minorHAnsi" w:hAnsiTheme="minorHAnsi" w:cstheme="minorHAnsi"/>
                <w:lang w:val="fr-FR"/>
              </w:rPr>
              <w:t xml:space="preserve">vrai). </w:t>
            </w:r>
            <w:r w:rsidRPr="004E41DD">
              <w:rPr>
                <w:rFonts w:asciiTheme="minorHAnsi" w:hAnsiTheme="minorHAnsi" w:cstheme="minorHAnsi"/>
                <w:b/>
                <w:bCs/>
                <w:lang w:val="fr-FR"/>
              </w:rPr>
              <w:t>Le dépistage se fait par le dosage de l'albuminurie/créatininurie sur échantillon urinaire (ratio) annuel et non sur urines de 24h (moins pratique</w:t>
            </w:r>
            <w:r w:rsidRPr="004E41DD">
              <w:rPr>
                <w:rFonts w:asciiTheme="minorHAnsi" w:hAnsiTheme="minorHAnsi" w:cstheme="minorHAnsi"/>
                <w:lang w:val="fr-FR"/>
              </w:rPr>
              <w:t>) . Le traitement néphroprotecteur par IEC ou ARA2 est essentiel dès la microalbuminurie, même en l'absence d'HTA . L'HTA est un facteur prédisposant majeur (</w:t>
            </w:r>
            <w:r w:rsidRPr="004E41DD">
              <w:rPr>
                <w:rFonts w:asciiTheme="minorHAnsi" w:hAnsiTheme="minorHAnsi" w:cstheme="minorHAnsi"/>
                <w:b/>
                <w:bCs/>
                <w:lang w:val="fr-FR"/>
              </w:rPr>
              <w:t>E</w:t>
            </w:r>
            <w:r w:rsidRPr="004E41DD">
              <w:rPr>
                <w:rFonts w:asciiTheme="minorHAnsi" w:hAnsiTheme="minorHAnsi" w:cstheme="minorHAnsi"/>
                <w:lang w:val="fr-FR"/>
              </w:rPr>
              <w:t xml:space="preserve"> faux). Les ADO (Metformine, Glinides...) sont arrêtés ou adaptés en cas d'IR sévère (</w:t>
            </w:r>
            <w:r w:rsidRPr="004E41DD">
              <w:rPr>
                <w:rFonts w:asciiTheme="minorHAnsi" w:hAnsiTheme="minorHAnsi" w:cstheme="minorHAnsi"/>
                <w:b/>
                <w:bCs/>
                <w:lang w:val="fr-FR"/>
              </w:rPr>
              <w:t>C</w:t>
            </w:r>
            <w:r w:rsidRPr="004E41DD">
              <w:rPr>
                <w:rFonts w:asciiTheme="minorHAnsi" w:hAnsiTheme="minorHAnsi" w:cstheme="minorHAnsi"/>
                <w:lang w:val="fr-FR"/>
              </w:rPr>
              <w:t xml:space="preserve"> vrai). </w:t>
            </w:r>
          </w:p>
        </w:tc>
      </w:tr>
    </w:tbl>
    <w:p w14:paraId="50BFF933" w14:textId="77777777" w:rsidR="00241AE2" w:rsidRPr="004E41DD" w:rsidRDefault="00241AE2" w:rsidP="00241AE2">
      <w:pPr>
        <w:spacing w:after="0"/>
        <w:rPr>
          <w:rFonts w:cstheme="minorHAnsi"/>
        </w:rPr>
      </w:pPr>
    </w:p>
    <w:p w14:paraId="6FC7EE92" w14:textId="77777777" w:rsidR="00241AE2" w:rsidRPr="004E41DD" w:rsidRDefault="00241AE2" w:rsidP="00241AE2">
      <w:pPr>
        <w:spacing w:after="0"/>
        <w:rPr>
          <w:rFonts w:cstheme="minorHAnsi"/>
          <w:b/>
          <w:bCs/>
        </w:rPr>
      </w:pPr>
      <w:r w:rsidRPr="004E41DD">
        <w:rPr>
          <w:rFonts w:cstheme="minorHAnsi"/>
          <w:b/>
          <w:bCs/>
        </w:rPr>
        <w:t>5. Une ostéite est suspectée devant : (la RF)</w:t>
      </w:r>
      <w:r>
        <w:rPr>
          <w:rFonts w:cstheme="minorHAnsi"/>
          <w:b/>
          <w:bCs/>
        </w:rPr>
        <w:t xml:space="preserve"> </w:t>
      </w:r>
      <w:r w:rsidRPr="00FB642D">
        <w:rPr>
          <w:b/>
          <w:bCs/>
        </w:rPr>
        <w:t>(P2 2025 T</w:t>
      </w:r>
      <w:r>
        <w:rPr>
          <w:b/>
          <w:bCs/>
        </w:rPr>
        <w:t>35</w:t>
      </w:r>
      <w:r w:rsidRPr="00FB642D">
        <w:rPr>
          <w:b/>
          <w:bCs/>
        </w:rPr>
        <w:t>)</w:t>
      </w:r>
    </w:p>
    <w:p w14:paraId="64183718" w14:textId="77777777" w:rsidR="00241AE2" w:rsidRPr="004E41DD" w:rsidRDefault="00241AE2" w:rsidP="00241AE2">
      <w:pPr>
        <w:spacing w:after="0"/>
        <w:rPr>
          <w:rFonts w:cstheme="minorHAnsi"/>
        </w:rPr>
      </w:pPr>
      <w:r w:rsidRPr="004E41DD">
        <w:rPr>
          <w:rFonts w:cstheme="minorHAnsi"/>
        </w:rPr>
        <w:t xml:space="preserve">A. Un mal perforant plantaire guérit, qui récidive après une durée de 3 mois. </w:t>
      </w:r>
    </w:p>
    <w:p w14:paraId="10068ED4" w14:textId="77777777" w:rsidR="00241AE2" w:rsidRPr="004E41DD" w:rsidRDefault="00241AE2" w:rsidP="00241AE2">
      <w:pPr>
        <w:spacing w:after="0"/>
        <w:rPr>
          <w:rFonts w:cstheme="minorHAnsi"/>
        </w:rPr>
      </w:pPr>
      <w:r w:rsidRPr="004E41DD">
        <w:rPr>
          <w:rFonts w:cstheme="minorHAnsi"/>
        </w:rPr>
        <w:t xml:space="preserve">B. Un mal perforant plantaire qui persiste au-delà de 3 mois. </w:t>
      </w:r>
    </w:p>
    <w:p w14:paraId="66A21F33" w14:textId="77777777" w:rsidR="00241AE2" w:rsidRPr="004E41DD" w:rsidRDefault="00241AE2" w:rsidP="00241AE2">
      <w:pPr>
        <w:spacing w:after="0"/>
        <w:rPr>
          <w:rFonts w:cstheme="minorHAnsi"/>
        </w:rPr>
      </w:pPr>
      <w:r w:rsidRPr="004E41DD">
        <w:rPr>
          <w:rFonts w:cstheme="minorHAnsi"/>
        </w:rPr>
        <w:t xml:space="preserve">C. Un contact osseux au niveau de la lésion. </w:t>
      </w:r>
    </w:p>
    <w:p w14:paraId="7493CC9A" w14:textId="77777777" w:rsidR="00241AE2" w:rsidRPr="004E41DD" w:rsidRDefault="00241AE2" w:rsidP="00241AE2">
      <w:pPr>
        <w:spacing w:after="0"/>
        <w:rPr>
          <w:rFonts w:cstheme="minorHAnsi"/>
        </w:rPr>
      </w:pPr>
      <w:r w:rsidRPr="004E41DD">
        <w:rPr>
          <w:rFonts w:cstheme="minorHAnsi"/>
        </w:rPr>
        <w:t xml:space="preserve">D. Un pied froid avec index de pression systolique inférieur à 0.9. </w:t>
      </w:r>
    </w:p>
    <w:p w14:paraId="651D316B" w14:textId="77777777" w:rsidR="00241AE2" w:rsidRPr="004E41DD" w:rsidRDefault="00241AE2" w:rsidP="00241AE2">
      <w:pPr>
        <w:spacing w:after="0"/>
        <w:rPr>
          <w:rFonts w:cstheme="minorHAnsi"/>
        </w:rPr>
      </w:pPr>
      <w:r w:rsidRPr="004E41DD">
        <w:rPr>
          <w:rFonts w:cstheme="minorHAnsi"/>
        </w:rPr>
        <w:t xml:space="preserve">E. Des images lacunaires, avec réaction périostée et destruction articulaire à la radio du pied.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4CC02FCA"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2BFDD148"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D</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435270DA"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Le signe clinique le plus évocateur d'une ostéite (infection osseuse) dans le cadre d'un mal perforant plantaire est le </w:t>
            </w:r>
            <w:r w:rsidRPr="004E41DD">
              <w:rPr>
                <w:rFonts w:asciiTheme="minorHAnsi" w:hAnsiTheme="minorHAnsi" w:cstheme="minorHAnsi"/>
                <w:b/>
                <w:bCs/>
                <w:lang w:val="fr-FR"/>
              </w:rPr>
              <w:t>contact osseux</w:t>
            </w:r>
            <w:r w:rsidRPr="004E41DD">
              <w:rPr>
                <w:rFonts w:asciiTheme="minorHAnsi" w:hAnsiTheme="minorHAnsi" w:cstheme="minorHAnsi"/>
                <w:lang w:val="fr-FR"/>
              </w:rPr>
              <w:t xml:space="preserve"> lors de l'exploration de la lésion avec un stylet stérile. </w:t>
            </w:r>
            <w:r w:rsidRPr="004E41DD">
              <w:rPr>
                <w:rFonts w:asciiTheme="minorHAnsi" w:hAnsiTheme="minorHAnsi" w:cstheme="minorHAnsi"/>
                <w:b/>
                <w:bCs/>
                <w:lang w:val="fr-FR"/>
              </w:rPr>
              <w:t xml:space="preserve">Un IPS &lt; 0.9 indique une artériopathie (pied froid) et non une ostéite spécifiquement </w:t>
            </w:r>
          </w:p>
        </w:tc>
      </w:tr>
    </w:tbl>
    <w:p w14:paraId="03F63500" w14:textId="77777777" w:rsidR="00241AE2" w:rsidRPr="004E41DD" w:rsidRDefault="00241AE2" w:rsidP="00241AE2">
      <w:pPr>
        <w:spacing w:after="0"/>
        <w:rPr>
          <w:rFonts w:cstheme="minorHAnsi"/>
        </w:rPr>
      </w:pPr>
    </w:p>
    <w:p w14:paraId="175BE199" w14:textId="77777777" w:rsidR="00241AE2" w:rsidRPr="004E41DD" w:rsidRDefault="00241AE2" w:rsidP="00241AE2">
      <w:pPr>
        <w:spacing w:after="0"/>
        <w:rPr>
          <w:rFonts w:cstheme="minorHAnsi"/>
          <w:b/>
          <w:bCs/>
        </w:rPr>
      </w:pPr>
      <w:r>
        <w:rPr>
          <w:rFonts w:cstheme="minorHAnsi"/>
          <w:b/>
          <w:bCs/>
        </w:rPr>
        <w:t>6</w:t>
      </w:r>
      <w:r w:rsidRPr="004E41DD">
        <w:rPr>
          <w:rFonts w:cstheme="minorHAnsi"/>
          <w:b/>
          <w:bCs/>
        </w:rPr>
        <w:t>. La rétinopathie diabétique : (la RF)</w:t>
      </w:r>
      <w:r>
        <w:rPr>
          <w:rFonts w:cstheme="minorHAnsi"/>
          <w:b/>
          <w:bCs/>
        </w:rPr>
        <w:t xml:space="preserve"> </w:t>
      </w:r>
      <w:r w:rsidRPr="00FB642D">
        <w:rPr>
          <w:b/>
          <w:bCs/>
        </w:rPr>
        <w:t>(P2 2025 T</w:t>
      </w:r>
      <w:r>
        <w:rPr>
          <w:b/>
          <w:bCs/>
        </w:rPr>
        <w:t>34</w:t>
      </w:r>
      <w:r w:rsidRPr="00FB642D">
        <w:rPr>
          <w:b/>
          <w:bCs/>
        </w:rPr>
        <w:t>)</w:t>
      </w:r>
    </w:p>
    <w:p w14:paraId="3AEA5E95" w14:textId="77777777" w:rsidR="00241AE2" w:rsidRPr="004E41DD" w:rsidRDefault="00241AE2" w:rsidP="00241AE2">
      <w:pPr>
        <w:spacing w:after="0"/>
        <w:rPr>
          <w:rFonts w:cstheme="minorHAnsi"/>
        </w:rPr>
      </w:pPr>
      <w:r w:rsidRPr="004E41DD">
        <w:rPr>
          <w:rFonts w:cstheme="minorHAnsi"/>
        </w:rPr>
        <w:t xml:space="preserve">A. Peut être présente au moment du diagnostic du diabète de type 2 </w:t>
      </w:r>
    </w:p>
    <w:p w14:paraId="4C3B5637" w14:textId="77777777" w:rsidR="00241AE2" w:rsidRPr="004E41DD" w:rsidRDefault="00241AE2" w:rsidP="00241AE2">
      <w:pPr>
        <w:spacing w:after="0"/>
        <w:rPr>
          <w:rFonts w:cstheme="minorHAnsi"/>
        </w:rPr>
      </w:pPr>
      <w:r w:rsidRPr="004E41DD">
        <w:rPr>
          <w:rFonts w:cstheme="minorHAnsi"/>
        </w:rPr>
        <w:t xml:space="preserve">B. Peut-être aggravée en cas de grossesse, de la puberté et de la chirurgie de la cataracte </w:t>
      </w:r>
    </w:p>
    <w:p w14:paraId="1B675EE3" w14:textId="77777777" w:rsidR="00241AE2" w:rsidRPr="004E41DD" w:rsidRDefault="00241AE2" w:rsidP="00241AE2">
      <w:pPr>
        <w:spacing w:after="0"/>
        <w:rPr>
          <w:rFonts w:cstheme="minorHAnsi"/>
        </w:rPr>
      </w:pPr>
      <w:r w:rsidRPr="004E41DD">
        <w:rPr>
          <w:rFonts w:cstheme="minorHAnsi"/>
        </w:rPr>
        <w:t xml:space="preserve">C. Sa prévention repose sur l'équilibre glycémique et tensionnel </w:t>
      </w:r>
    </w:p>
    <w:p w14:paraId="67AFFB4F" w14:textId="77777777" w:rsidR="00241AE2" w:rsidRPr="004E41DD" w:rsidRDefault="00241AE2" w:rsidP="00241AE2">
      <w:pPr>
        <w:spacing w:after="0"/>
        <w:rPr>
          <w:rFonts w:cstheme="minorHAnsi"/>
        </w:rPr>
      </w:pPr>
      <w:r w:rsidRPr="004E41DD">
        <w:rPr>
          <w:rFonts w:cstheme="minorHAnsi"/>
        </w:rPr>
        <w:t xml:space="preserve">D. Photocoagulation au laser est indiquée en cas de rétinopathie diabétique non proliférante minime </w:t>
      </w:r>
    </w:p>
    <w:p w14:paraId="65490586" w14:textId="77777777" w:rsidR="00241AE2" w:rsidRPr="004E41DD" w:rsidRDefault="00241AE2" w:rsidP="00241AE2">
      <w:pPr>
        <w:spacing w:after="0"/>
        <w:rPr>
          <w:rFonts w:cstheme="minorHAnsi"/>
        </w:rPr>
      </w:pPr>
      <w:r w:rsidRPr="004E41DD">
        <w:rPr>
          <w:rFonts w:cstheme="minorHAnsi"/>
        </w:rPr>
        <w:t xml:space="preserve">E. Peut se compliquer d'une hémorragie intra vitréenne et d'un glaucome néovasculaire </w:t>
      </w:r>
    </w:p>
    <w:tbl>
      <w:tblPr>
        <w:tblW w:w="10316" w:type="dxa"/>
        <w:tblLayout w:type="fixed"/>
        <w:tblCellMar>
          <w:left w:w="0" w:type="dxa"/>
          <w:right w:w="0" w:type="dxa"/>
        </w:tblCellMar>
        <w:tblLook w:val="04A0" w:firstRow="1" w:lastRow="0" w:firstColumn="1" w:lastColumn="0" w:noHBand="0" w:noVBand="1"/>
      </w:tblPr>
      <w:tblGrid>
        <w:gridCol w:w="519"/>
        <w:gridCol w:w="9797"/>
      </w:tblGrid>
      <w:tr w:rsidR="00241AE2" w:rsidRPr="004E41DD" w14:paraId="7E1E4018" w14:textId="77777777" w:rsidTr="00773906">
        <w:tc>
          <w:tcPr>
            <w:tcW w:w="519"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3D65E13D" w14:textId="77777777" w:rsidR="00241AE2" w:rsidRPr="004E41DD" w:rsidRDefault="00241AE2" w:rsidP="00773906">
            <w:pPr>
              <w:pStyle w:val="p1"/>
              <w:rPr>
                <w:rFonts w:asciiTheme="minorHAnsi" w:hAnsiTheme="minorHAnsi" w:cstheme="minorHAnsi"/>
              </w:rPr>
            </w:pPr>
            <w:r w:rsidRPr="004E41DD">
              <w:rPr>
                <w:rFonts w:asciiTheme="minorHAnsi" w:hAnsiTheme="minorHAnsi" w:cstheme="minorHAnsi"/>
                <w:b/>
                <w:bCs/>
              </w:rPr>
              <w:t>D</w:t>
            </w:r>
          </w:p>
        </w:tc>
        <w:tc>
          <w:tcPr>
            <w:tcW w:w="9797" w:type="dxa"/>
            <w:tcBorders>
              <w:top w:val="single" w:sz="8" w:space="0" w:color="9A9A9A"/>
              <w:left w:val="single" w:sz="8" w:space="0" w:color="9A9A9A"/>
              <w:bottom w:val="single" w:sz="8" w:space="0" w:color="9A9A9A"/>
              <w:right w:val="single" w:sz="8" w:space="0" w:color="9A9A9A"/>
            </w:tcBorders>
            <w:tcMar>
              <w:top w:w="20" w:type="dxa"/>
              <w:left w:w="100" w:type="dxa"/>
              <w:bottom w:w="20" w:type="dxa"/>
              <w:right w:w="100" w:type="dxa"/>
            </w:tcMar>
          </w:tcPr>
          <w:p w14:paraId="087EA8CC" w14:textId="77777777" w:rsidR="00241AE2" w:rsidRPr="004E41DD" w:rsidRDefault="00241AE2" w:rsidP="00773906">
            <w:pPr>
              <w:pStyle w:val="p1"/>
              <w:rPr>
                <w:rFonts w:asciiTheme="minorHAnsi" w:hAnsiTheme="minorHAnsi" w:cstheme="minorHAnsi"/>
                <w:lang w:val="fr-FR"/>
              </w:rPr>
            </w:pPr>
            <w:r w:rsidRPr="004E41DD">
              <w:rPr>
                <w:rFonts w:asciiTheme="minorHAnsi" w:hAnsiTheme="minorHAnsi" w:cstheme="minorHAnsi"/>
                <w:lang w:val="fr-FR"/>
              </w:rPr>
              <w:t xml:space="preserve"> La photocoagulation est indiquée pour les formes </w:t>
            </w:r>
            <w:r w:rsidRPr="004E41DD">
              <w:rPr>
                <w:rFonts w:asciiTheme="minorHAnsi" w:hAnsiTheme="minorHAnsi" w:cstheme="minorHAnsi"/>
                <w:b/>
                <w:bCs/>
                <w:lang w:val="fr-FR"/>
              </w:rPr>
              <w:t>proliférantes</w:t>
            </w:r>
            <w:r w:rsidRPr="004E41DD">
              <w:rPr>
                <w:rFonts w:asciiTheme="minorHAnsi" w:hAnsiTheme="minorHAnsi" w:cstheme="minorHAnsi"/>
                <w:lang w:val="fr-FR"/>
              </w:rPr>
              <w:t xml:space="preserve"> , non pour la forme non proliférante minime . dans  l'œdème maculaire on donne surtt les anti VEGF</w:t>
            </w:r>
          </w:p>
        </w:tc>
      </w:tr>
    </w:tbl>
    <w:p w14:paraId="698DDC71" w14:textId="77777777" w:rsidR="00241AE2" w:rsidRPr="004E41DD" w:rsidRDefault="00241AE2" w:rsidP="00241AE2">
      <w:pPr>
        <w:spacing w:after="0"/>
        <w:rPr>
          <w:rFonts w:cstheme="minorHAnsi"/>
        </w:rPr>
      </w:pPr>
    </w:p>
    <w:p w14:paraId="024EC17B" w14:textId="77777777" w:rsidR="00241AE2" w:rsidRDefault="00241AE2" w:rsidP="00241AE2">
      <w:pPr>
        <w:spacing w:after="0"/>
        <w:rPr>
          <w:b/>
          <w:bCs/>
        </w:rPr>
      </w:pPr>
      <w:r>
        <w:rPr>
          <w:b/>
          <w:bCs/>
        </w:rPr>
        <w:t>7. La rétinopathie diabétique peut se compliquer par : (la RF) (P1 2025 T35)</w:t>
      </w:r>
    </w:p>
    <w:p w14:paraId="22614AC6" w14:textId="77777777" w:rsidR="00241AE2" w:rsidRDefault="00241AE2" w:rsidP="00241AE2">
      <w:pPr>
        <w:spacing w:after="0"/>
      </w:pPr>
      <w:r>
        <w:t>A. Une cécité</w:t>
      </w:r>
    </w:p>
    <w:p w14:paraId="097E6587" w14:textId="77777777" w:rsidR="00241AE2" w:rsidRDefault="00241AE2" w:rsidP="00241AE2">
      <w:pPr>
        <w:spacing w:after="0"/>
      </w:pPr>
      <w:r>
        <w:t>B. Un décollement de rétine</w:t>
      </w:r>
    </w:p>
    <w:p w14:paraId="51099D1F" w14:textId="77777777" w:rsidR="00241AE2" w:rsidRDefault="00241AE2" w:rsidP="00241AE2">
      <w:pPr>
        <w:spacing w:after="0"/>
      </w:pPr>
      <w:r>
        <w:t>C. Une hémorragie du vitré</w:t>
      </w:r>
    </w:p>
    <w:p w14:paraId="78DD8720" w14:textId="77777777" w:rsidR="00241AE2" w:rsidRDefault="00241AE2" w:rsidP="00241AE2">
      <w:pPr>
        <w:spacing w:after="0"/>
      </w:pPr>
      <w:r>
        <w:t>D. Une cataracte</w:t>
      </w:r>
    </w:p>
    <w:p w14:paraId="6595C0CC" w14:textId="77777777" w:rsidR="00241AE2" w:rsidRDefault="00241AE2" w:rsidP="00241AE2">
      <w:pPr>
        <w:spacing w:after="0"/>
      </w:pPr>
      <w:r>
        <w:t>E. Un glaucome néo vasculaire</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074E5C06" w14:textId="77777777" w:rsidTr="00773906">
        <w:tc>
          <w:tcPr>
            <w:tcW w:w="421" w:type="dxa"/>
          </w:tcPr>
          <w:p w14:paraId="3D123AC9"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D</w:t>
            </w:r>
          </w:p>
        </w:tc>
        <w:tc>
          <w:tcPr>
            <w:tcW w:w="9525" w:type="dxa"/>
          </w:tcPr>
          <w:p w14:paraId="7F660157"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La rétinopathie diabétique (proliférante) se complique de cécité (</w:t>
            </w:r>
            <w:r w:rsidRPr="00970654">
              <w:rPr>
                <w:rFonts w:ascii="sans-serif" w:eastAsia="sans-serif" w:hAnsi="sans-serif" w:cs="sans-serif"/>
                <w:b/>
                <w:bCs/>
                <w:color w:val="000000"/>
                <w:sz w:val="24"/>
                <w:szCs w:val="24"/>
                <w:lang w:eastAsia="zh-CN" w:bidi="ar"/>
              </w:rPr>
              <w:t>A</w:t>
            </w:r>
            <w:r w:rsidRPr="00970654">
              <w:rPr>
                <w:rFonts w:ascii="sans-serif" w:eastAsia="sans-serif" w:hAnsi="sans-serif" w:cs="sans-serif"/>
                <w:color w:val="000000"/>
                <w:sz w:val="24"/>
                <w:szCs w:val="24"/>
                <w:lang w:eastAsia="zh-CN" w:bidi="ar"/>
              </w:rPr>
              <w:t>), de décollement de rétine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 d'hémorragie du vitré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et de glaucome néovasculaire en cas de prolifération (</w:t>
            </w:r>
            <w:r w:rsidRPr="00970654">
              <w:rPr>
                <w:rFonts w:ascii="sans-serif" w:eastAsia="sans-serif" w:hAnsi="sans-serif" w:cs="sans-serif"/>
                <w:b/>
                <w:bCs/>
                <w:color w:val="000000"/>
                <w:sz w:val="24"/>
                <w:szCs w:val="24"/>
                <w:lang w:eastAsia="zh-CN" w:bidi="ar"/>
              </w:rPr>
              <w:t>E</w:t>
            </w:r>
            <w:r w:rsidRPr="00970654">
              <w:rPr>
                <w:rFonts w:ascii="sans-serif" w:eastAsia="sans-serif" w:hAnsi="sans-serif" w:cs="sans-serif"/>
                <w:color w:val="000000"/>
                <w:sz w:val="24"/>
                <w:szCs w:val="24"/>
                <w:lang w:eastAsia="zh-CN" w:bidi="ar"/>
              </w:rPr>
              <w:t>). La </w:t>
            </w:r>
            <w:r w:rsidRPr="00970654">
              <w:rPr>
                <w:rFonts w:ascii="sans-serif" w:eastAsia="sans-serif" w:hAnsi="sans-serif" w:cs="sans-serif"/>
                <w:b/>
                <w:bCs/>
                <w:color w:val="000000"/>
                <w:sz w:val="24"/>
                <w:szCs w:val="24"/>
                <w:lang w:eastAsia="zh-CN" w:bidi="ar"/>
              </w:rPr>
              <w:t>Cataracte</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est une complication du diabète en général (due à la glycosylation du cristallin) mais elle </w:t>
            </w:r>
            <w:r w:rsidRPr="00970654">
              <w:rPr>
                <w:rFonts w:ascii="sans-serif" w:eastAsia="sans-serif" w:hAnsi="sans-serif" w:cs="sans-serif"/>
                <w:b/>
                <w:bCs/>
                <w:color w:val="000000"/>
                <w:sz w:val="24"/>
                <w:szCs w:val="24"/>
                <w:lang w:eastAsia="zh-CN" w:bidi="ar"/>
              </w:rPr>
              <w:t>n'est pas une complication de la rétinopathie</w:t>
            </w:r>
            <w:r w:rsidRPr="00970654">
              <w:rPr>
                <w:rFonts w:ascii="sans-serif" w:eastAsia="sans-serif" w:hAnsi="sans-serif" w:cs="sans-serif"/>
                <w:color w:val="000000"/>
                <w:sz w:val="24"/>
                <w:szCs w:val="24"/>
                <w:lang w:eastAsia="zh-CN" w:bidi="ar"/>
              </w:rPr>
              <w:t> elle-même.</w:t>
            </w:r>
          </w:p>
        </w:tc>
      </w:tr>
    </w:tbl>
    <w:p w14:paraId="642CF791" w14:textId="77777777" w:rsidR="00241AE2" w:rsidRDefault="00241AE2" w:rsidP="00241AE2">
      <w:pPr>
        <w:spacing w:after="0"/>
      </w:pPr>
    </w:p>
    <w:p w14:paraId="2C226805" w14:textId="77777777" w:rsidR="00241AE2" w:rsidRDefault="00241AE2" w:rsidP="00241AE2">
      <w:pPr>
        <w:spacing w:after="0"/>
        <w:rPr>
          <w:b/>
          <w:bCs/>
        </w:rPr>
      </w:pPr>
      <w:r>
        <w:rPr>
          <w:b/>
          <w:bCs/>
        </w:rPr>
        <w:t>8. Toutes les affections suivantes peuvent se compliques d’un diabète sucré, sauf une, laquelle ? (La RF) (P1 2025 T30)</w:t>
      </w:r>
    </w:p>
    <w:p w14:paraId="3EFD4256" w14:textId="77777777" w:rsidR="00241AE2" w:rsidRDefault="00241AE2" w:rsidP="00241AE2">
      <w:pPr>
        <w:spacing w:after="0"/>
      </w:pPr>
      <w:r>
        <w:t xml:space="preserve">A. Acromégalie </w:t>
      </w:r>
    </w:p>
    <w:p w14:paraId="14E6B1C4" w14:textId="77777777" w:rsidR="00241AE2" w:rsidRDefault="00241AE2" w:rsidP="00241AE2">
      <w:pPr>
        <w:spacing w:after="0"/>
      </w:pPr>
      <w:r>
        <w:lastRenderedPageBreak/>
        <w:t xml:space="preserve">B. Pancréatite chronique </w:t>
      </w:r>
    </w:p>
    <w:p w14:paraId="713E5B7B" w14:textId="77777777" w:rsidR="00241AE2" w:rsidRDefault="00241AE2" w:rsidP="00241AE2">
      <w:pPr>
        <w:spacing w:after="0"/>
      </w:pPr>
      <w:r>
        <w:t xml:space="preserve">C. Panphypopituitarsime </w:t>
      </w:r>
    </w:p>
    <w:p w14:paraId="00486F21" w14:textId="77777777" w:rsidR="00241AE2" w:rsidRDefault="00241AE2" w:rsidP="00241AE2">
      <w:pPr>
        <w:spacing w:after="0"/>
      </w:pPr>
      <w:r>
        <w:t xml:space="preserve">D. Maladie de Cushing </w:t>
      </w:r>
    </w:p>
    <w:p w14:paraId="75DBF8C3" w14:textId="77777777" w:rsidR="00241AE2" w:rsidRDefault="00241AE2" w:rsidP="00241AE2">
      <w:pPr>
        <w:spacing w:after="0"/>
      </w:pPr>
      <w:r>
        <w:t xml:space="preserve">E. Phéochromocytome </w:t>
      </w:r>
    </w:p>
    <w:tbl>
      <w:tblPr>
        <w:tblStyle w:val="TableGrid"/>
        <w:tblW w:w="9946" w:type="dxa"/>
        <w:tblInd w:w="0" w:type="dxa"/>
        <w:tblLayout w:type="fixed"/>
        <w:tblLook w:val="04A0" w:firstRow="1" w:lastRow="0" w:firstColumn="1" w:lastColumn="0" w:noHBand="0" w:noVBand="1"/>
      </w:tblPr>
      <w:tblGrid>
        <w:gridCol w:w="421"/>
        <w:gridCol w:w="9525"/>
      </w:tblGrid>
      <w:tr w:rsidR="00241AE2" w14:paraId="6B0435E7" w14:textId="77777777" w:rsidTr="00773906">
        <w:tc>
          <w:tcPr>
            <w:tcW w:w="421" w:type="dxa"/>
          </w:tcPr>
          <w:p w14:paraId="12E33E64"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C</w:t>
            </w:r>
          </w:p>
        </w:tc>
        <w:tc>
          <w:tcPr>
            <w:tcW w:w="9525" w:type="dxa"/>
          </w:tcPr>
          <w:p w14:paraId="32DD3342"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Les diabètes secondaires sont souvent liés à une surcharge hormonale (Cortisol, GH, Catécholamines) ou à une destruction du pancréas. </w:t>
            </w:r>
            <w:r w:rsidRPr="00970654">
              <w:rPr>
                <w:rFonts w:ascii="sans-serif" w:eastAsia="sans-serif" w:hAnsi="sans-serif" w:cs="sans-serif"/>
                <w:b/>
                <w:bCs/>
                <w:color w:val="000000"/>
                <w:sz w:val="24"/>
                <w:szCs w:val="24"/>
                <w:lang w:eastAsia="zh-CN" w:bidi="ar"/>
              </w:rPr>
              <w:t>A</w:t>
            </w:r>
            <w:r w:rsidRPr="00970654">
              <w:rPr>
                <w:rFonts w:ascii="sans-serif" w:eastAsia="sans-serif" w:hAnsi="sans-serif" w:cs="sans-serif"/>
                <w:color w:val="000000"/>
                <w:sz w:val="24"/>
                <w:szCs w:val="24"/>
                <w:lang w:eastAsia="zh-CN" w:bidi="ar"/>
              </w:rPr>
              <w:t>(Acromégalie, excès de GH),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(Cushing, excès de Cortisol), </w:t>
            </w:r>
            <w:r w:rsidRPr="00970654">
              <w:rPr>
                <w:rFonts w:ascii="sans-serif" w:eastAsia="sans-serif" w:hAnsi="sans-serif" w:cs="sans-serif"/>
                <w:b/>
                <w:bCs/>
                <w:color w:val="000000"/>
                <w:sz w:val="24"/>
                <w:szCs w:val="24"/>
                <w:lang w:eastAsia="zh-CN" w:bidi="ar"/>
              </w:rPr>
              <w:t>E</w:t>
            </w:r>
            <w:r w:rsidRPr="00970654">
              <w:rPr>
                <w:rFonts w:ascii="sans-serif" w:eastAsia="sans-serif" w:hAnsi="sans-serif" w:cs="sans-serif"/>
                <w:color w:val="000000"/>
                <w:sz w:val="24"/>
                <w:szCs w:val="24"/>
                <w:lang w:eastAsia="zh-CN" w:bidi="ar"/>
              </w:rPr>
              <w:t>(Phéochromocytome, excès de catécholamines) sont des causes.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(Pancréatite chronique) détruit les îlots de Langerhans et donc un déficit en insuline et est une cause de Diabète .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est faux : le </w:t>
            </w:r>
            <w:r w:rsidRPr="00970654">
              <w:rPr>
                <w:rFonts w:ascii="sans-serif" w:eastAsia="sans-serif" w:hAnsi="sans-serif" w:cs="sans-serif"/>
                <w:b/>
                <w:bCs/>
                <w:color w:val="000000"/>
                <w:sz w:val="24"/>
                <w:szCs w:val="24"/>
                <w:lang w:eastAsia="zh-CN" w:bidi="ar"/>
              </w:rPr>
              <w:t>Panhypopituitarisme</w:t>
            </w:r>
            <w:r w:rsidRPr="00970654">
              <w:rPr>
                <w:rFonts w:ascii="sans-serif" w:eastAsia="sans-serif" w:hAnsi="sans-serif" w:cs="sans-serif"/>
                <w:color w:val="000000"/>
                <w:sz w:val="24"/>
                <w:szCs w:val="24"/>
                <w:lang w:eastAsia="zh-CN" w:bidi="ar"/>
              </w:rPr>
              <w:t> est un déficit de toutes les hormones hypophysaires, ce qui entraîne un déficit en GH et Cortisol (entre autres), et donc une </w:t>
            </w:r>
            <w:r w:rsidRPr="00970654">
              <w:rPr>
                <w:rFonts w:ascii="sans-serif" w:eastAsia="sans-serif" w:hAnsi="sans-serif" w:cs="sans-serif"/>
                <w:b/>
                <w:bCs/>
                <w:color w:val="000000"/>
                <w:sz w:val="24"/>
                <w:szCs w:val="24"/>
                <w:lang w:eastAsia="zh-CN" w:bidi="ar"/>
              </w:rPr>
              <w:t>amélioration</w:t>
            </w:r>
            <w:r w:rsidRPr="00970654">
              <w:rPr>
                <w:rFonts w:ascii="sans-serif" w:eastAsia="sans-serif" w:hAnsi="sans-serif" w:cs="sans-serif"/>
                <w:color w:val="000000"/>
                <w:sz w:val="24"/>
                <w:szCs w:val="24"/>
                <w:lang w:eastAsia="zh-CN" w:bidi="ar"/>
              </w:rPr>
              <w:t> de la tolérance au glucose ou un risque accru d'hypoglycémie, pas un diabète.</w:t>
            </w:r>
          </w:p>
        </w:tc>
      </w:tr>
    </w:tbl>
    <w:p w14:paraId="1B94D156" w14:textId="77777777" w:rsidR="00241AE2" w:rsidRDefault="00241AE2" w:rsidP="00241AE2">
      <w:pPr>
        <w:spacing w:after="0"/>
        <w:rPr>
          <w:b/>
          <w:bCs/>
        </w:rPr>
      </w:pPr>
    </w:p>
    <w:p w14:paraId="372F91CE" w14:textId="77777777" w:rsidR="00241AE2" w:rsidRDefault="00241AE2" w:rsidP="00241AE2">
      <w:pPr>
        <w:spacing w:after="0"/>
        <w:rPr>
          <w:b/>
          <w:bCs/>
        </w:rPr>
      </w:pPr>
      <w:r>
        <w:rPr>
          <w:b/>
          <w:bCs/>
        </w:rPr>
        <w:t>9. Toutes ces complications font partie de la macro angiopathie sauf une, laquelle ? (P1 2025 T29)</w:t>
      </w:r>
    </w:p>
    <w:p w14:paraId="36F96334" w14:textId="77777777" w:rsidR="00241AE2" w:rsidRDefault="00241AE2" w:rsidP="00241AE2">
      <w:pPr>
        <w:spacing w:after="0"/>
      </w:pPr>
      <w:r>
        <w:t>A. Artériopathie des membres inférieurs.</w:t>
      </w:r>
    </w:p>
    <w:p w14:paraId="185F93CA" w14:textId="77777777" w:rsidR="00241AE2" w:rsidRDefault="00241AE2" w:rsidP="00241AE2">
      <w:pPr>
        <w:spacing w:after="0"/>
      </w:pPr>
      <w:r>
        <w:t>B. Insuffisance coronarienne.</w:t>
      </w:r>
    </w:p>
    <w:p w14:paraId="25B57451" w14:textId="77777777" w:rsidR="00241AE2" w:rsidRDefault="00241AE2" w:rsidP="00241AE2">
      <w:pPr>
        <w:spacing w:after="0"/>
      </w:pPr>
      <w:r>
        <w:t>C. Accident vasculaire cérébral.</w:t>
      </w:r>
    </w:p>
    <w:p w14:paraId="3D3C094A" w14:textId="77777777" w:rsidR="00241AE2" w:rsidRDefault="00241AE2" w:rsidP="00241AE2">
      <w:pPr>
        <w:spacing w:after="0"/>
      </w:pPr>
      <w:r>
        <w:t>D. Sténose carotidienne.</w:t>
      </w:r>
    </w:p>
    <w:p w14:paraId="433D28C2" w14:textId="77777777" w:rsidR="00241AE2" w:rsidRDefault="00241AE2" w:rsidP="00241AE2">
      <w:pPr>
        <w:spacing w:after="0"/>
      </w:pPr>
      <w:r>
        <w:t>E. Hypotension orthostatique</w:t>
      </w:r>
    </w:p>
    <w:tbl>
      <w:tblPr>
        <w:tblStyle w:val="TableGrid"/>
        <w:tblW w:w="9946" w:type="dxa"/>
        <w:tblInd w:w="0" w:type="dxa"/>
        <w:tblLayout w:type="fixed"/>
        <w:tblLook w:val="04A0" w:firstRow="1" w:lastRow="0" w:firstColumn="1" w:lastColumn="0" w:noHBand="0" w:noVBand="1"/>
      </w:tblPr>
      <w:tblGrid>
        <w:gridCol w:w="562"/>
        <w:gridCol w:w="9384"/>
      </w:tblGrid>
      <w:tr w:rsidR="00241AE2" w14:paraId="31409D23" w14:textId="77777777" w:rsidTr="00773906">
        <w:tc>
          <w:tcPr>
            <w:tcW w:w="562" w:type="dxa"/>
          </w:tcPr>
          <w:p w14:paraId="1C518241"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E</w:t>
            </w:r>
          </w:p>
        </w:tc>
        <w:tc>
          <w:tcPr>
            <w:tcW w:w="9384" w:type="dxa"/>
          </w:tcPr>
          <w:p w14:paraId="7DFEC10A"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La </w:t>
            </w:r>
            <w:r w:rsidRPr="00970654">
              <w:rPr>
                <w:rFonts w:ascii="sans-serif" w:eastAsia="sans-serif" w:hAnsi="sans-serif" w:cs="sans-serif"/>
                <w:b/>
                <w:bCs/>
                <w:color w:val="000000"/>
                <w:sz w:val="24"/>
                <w:szCs w:val="24"/>
                <w:lang w:eastAsia="zh-CN" w:bidi="ar"/>
              </w:rPr>
              <w:t>Macroangiopathie</w:t>
            </w:r>
            <w:r w:rsidRPr="00970654">
              <w:rPr>
                <w:rFonts w:ascii="sans-serif" w:eastAsia="sans-serif" w:hAnsi="sans-serif" w:cs="sans-serif"/>
                <w:color w:val="000000"/>
                <w:sz w:val="24"/>
                <w:szCs w:val="24"/>
                <w:lang w:eastAsia="zh-CN" w:bidi="ar"/>
              </w:rPr>
              <w:t> est l'atteinte des gros vaisseaux (athérosclérose accélérée). Les complications sont l'artériopathie des membres inférieurs (</w:t>
            </w:r>
            <w:r w:rsidRPr="00970654">
              <w:rPr>
                <w:rFonts w:ascii="sans-serif" w:eastAsia="sans-serif" w:hAnsi="sans-serif" w:cs="sans-serif"/>
                <w:b/>
                <w:bCs/>
                <w:color w:val="000000"/>
                <w:sz w:val="24"/>
                <w:szCs w:val="24"/>
                <w:lang w:eastAsia="zh-CN" w:bidi="ar"/>
              </w:rPr>
              <w:t>A</w:t>
            </w:r>
            <w:r w:rsidRPr="00970654">
              <w:rPr>
                <w:rFonts w:ascii="sans-serif" w:eastAsia="sans-serif" w:hAnsi="sans-serif" w:cs="sans-serif"/>
                <w:color w:val="000000"/>
                <w:sz w:val="24"/>
                <w:szCs w:val="24"/>
                <w:lang w:eastAsia="zh-CN" w:bidi="ar"/>
              </w:rPr>
              <w:t>), l'insuffisance coronarienne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 l'AVC (</w:t>
            </w:r>
            <w:r w:rsidRPr="00970654">
              <w:rPr>
                <w:rFonts w:ascii="sans-serif" w:eastAsia="sans-serif" w:hAnsi="sans-serif" w:cs="sans-serif"/>
                <w:b/>
                <w:bCs/>
                <w:color w:val="000000"/>
                <w:sz w:val="24"/>
                <w:szCs w:val="24"/>
                <w:lang w:eastAsia="zh-CN" w:bidi="ar"/>
              </w:rPr>
              <w:t>C</w:t>
            </w:r>
            <w:r w:rsidRPr="00970654">
              <w:rPr>
                <w:rFonts w:ascii="sans-serif" w:eastAsia="sans-serif" w:hAnsi="sans-serif" w:cs="sans-serif"/>
                <w:color w:val="000000"/>
                <w:sz w:val="24"/>
                <w:szCs w:val="24"/>
                <w:lang w:eastAsia="zh-CN" w:bidi="ar"/>
              </w:rPr>
              <w:t>) et la sténose carotidienne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L'</w:t>
            </w:r>
            <w:r w:rsidRPr="00970654">
              <w:rPr>
                <w:rFonts w:ascii="sans-serif" w:eastAsia="sans-serif" w:hAnsi="sans-serif" w:cs="sans-serif"/>
                <w:b/>
                <w:bCs/>
                <w:color w:val="000000"/>
                <w:sz w:val="24"/>
                <w:szCs w:val="24"/>
                <w:lang w:eastAsia="zh-CN" w:bidi="ar"/>
              </w:rPr>
              <w:t>Hypotension orthostatique</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E</w:t>
            </w:r>
            <w:r w:rsidRPr="00970654">
              <w:rPr>
                <w:rFonts w:ascii="sans-serif" w:eastAsia="sans-serif" w:hAnsi="sans-serif" w:cs="sans-serif"/>
                <w:color w:val="000000"/>
                <w:sz w:val="24"/>
                <w:szCs w:val="24"/>
                <w:lang w:eastAsia="zh-CN" w:bidi="ar"/>
              </w:rPr>
              <w:t>) est une complication de la </w:t>
            </w:r>
            <w:r w:rsidRPr="00970654">
              <w:rPr>
                <w:rFonts w:ascii="sans-serif" w:eastAsia="sans-serif" w:hAnsi="sans-serif" w:cs="sans-serif"/>
                <w:b/>
                <w:bCs/>
                <w:color w:val="000000"/>
                <w:sz w:val="24"/>
                <w:szCs w:val="24"/>
                <w:lang w:eastAsia="zh-CN" w:bidi="ar"/>
              </w:rPr>
              <w:t>Neuropathie Autonome Diabétique</w:t>
            </w:r>
            <w:r w:rsidRPr="00970654">
              <w:rPr>
                <w:rFonts w:ascii="sans-serif" w:eastAsia="sans-serif" w:hAnsi="sans-serif" w:cs="sans-serif"/>
                <w:color w:val="000000"/>
                <w:sz w:val="24"/>
                <w:szCs w:val="24"/>
                <w:lang w:eastAsia="zh-CN" w:bidi="ar"/>
              </w:rPr>
              <w:t> (microangiopathie ou complication fonctionnelle), pas de la macroangiopathie.</w:t>
            </w:r>
          </w:p>
        </w:tc>
      </w:tr>
    </w:tbl>
    <w:p w14:paraId="16D90EF9" w14:textId="77777777" w:rsidR="00241AE2" w:rsidRDefault="00241AE2" w:rsidP="00241AE2">
      <w:pPr>
        <w:spacing w:after="0"/>
      </w:pPr>
    </w:p>
    <w:p w14:paraId="20203655" w14:textId="77777777" w:rsidR="00241AE2" w:rsidRDefault="00241AE2" w:rsidP="00241AE2">
      <w:pPr>
        <w:spacing w:after="0"/>
      </w:pPr>
    </w:p>
    <w:p w14:paraId="0ED1267C" w14:textId="77777777" w:rsidR="00241AE2" w:rsidRDefault="00241AE2" w:rsidP="00241AE2">
      <w:pPr>
        <w:spacing w:after="0"/>
        <w:rPr>
          <w:b/>
          <w:bCs/>
        </w:rPr>
      </w:pPr>
      <w:r>
        <w:rPr>
          <w:b/>
          <w:bCs/>
        </w:rPr>
        <w:t>10. Parmi les propositions suivantes concernant les complications du diabète sucré : (la RF) (P1 2025 T18)</w:t>
      </w:r>
    </w:p>
    <w:p w14:paraId="08BE2117" w14:textId="77777777" w:rsidR="00241AE2" w:rsidRDefault="00241AE2" w:rsidP="00241AE2">
      <w:pPr>
        <w:spacing w:after="0"/>
      </w:pPr>
      <w:r>
        <w:t xml:space="preserve">A. La neuropathie diabétique peut révéler un diabète </w:t>
      </w:r>
    </w:p>
    <w:p w14:paraId="0108321F" w14:textId="77777777" w:rsidR="00241AE2" w:rsidRDefault="00241AE2" w:rsidP="00241AE2">
      <w:pPr>
        <w:spacing w:after="0"/>
      </w:pPr>
      <w:r>
        <w:t xml:space="preserve">B. La cataracte est spécifique du diabète </w:t>
      </w:r>
    </w:p>
    <w:p w14:paraId="32777CAB" w14:textId="77777777" w:rsidR="00241AE2" w:rsidRDefault="00241AE2" w:rsidP="00241AE2">
      <w:pPr>
        <w:spacing w:after="0"/>
      </w:pPr>
      <w:r>
        <w:t xml:space="preserve">C. L'hypotension orthostatique est une des formes cliniques de la neuropathie diabétique </w:t>
      </w:r>
    </w:p>
    <w:p w14:paraId="2CF688CF" w14:textId="77777777" w:rsidR="00241AE2" w:rsidRDefault="00241AE2" w:rsidP="00241AE2">
      <w:pPr>
        <w:spacing w:after="0"/>
      </w:pPr>
      <w:r>
        <w:t xml:space="preserve">D. Les artères du diabétique peuvent être le siège de calcifications (médiacalcose) </w:t>
      </w:r>
    </w:p>
    <w:p w14:paraId="08EB46A1" w14:textId="77777777" w:rsidR="00241AE2" w:rsidRDefault="00241AE2" w:rsidP="00241AE2">
      <w:pPr>
        <w:spacing w:after="0"/>
      </w:pPr>
      <w:r>
        <w:t xml:space="preserve">E. La coronaropathie est souvent silencieuse chez le diabétique </w:t>
      </w:r>
    </w:p>
    <w:tbl>
      <w:tblPr>
        <w:tblStyle w:val="TableGrid"/>
        <w:tblW w:w="9946" w:type="dxa"/>
        <w:tblInd w:w="0" w:type="dxa"/>
        <w:tblLayout w:type="fixed"/>
        <w:tblLook w:val="04A0" w:firstRow="1" w:lastRow="0" w:firstColumn="1" w:lastColumn="0" w:noHBand="0" w:noVBand="1"/>
      </w:tblPr>
      <w:tblGrid>
        <w:gridCol w:w="562"/>
        <w:gridCol w:w="9384"/>
      </w:tblGrid>
      <w:tr w:rsidR="00241AE2" w14:paraId="055FB5A6" w14:textId="77777777" w:rsidTr="00773906">
        <w:tc>
          <w:tcPr>
            <w:tcW w:w="562" w:type="dxa"/>
          </w:tcPr>
          <w:p w14:paraId="45014D04" w14:textId="77777777" w:rsidR="00241AE2" w:rsidRDefault="00241AE2" w:rsidP="00773906">
            <w:pPr>
              <w:spacing w:line="23" w:lineRule="atLeast"/>
              <w:rPr>
                <w:rFonts w:ascii="sans-serif" w:eastAsia="sans-serif" w:hAnsi="sans-serif" w:cs="sans-serif"/>
                <w:color w:val="000000"/>
              </w:rPr>
            </w:pPr>
            <w:r>
              <w:rPr>
                <w:rFonts w:ascii="sans-serif" w:eastAsia="sans-serif" w:hAnsi="sans-serif" w:cs="sans-serif"/>
                <w:b/>
                <w:bCs/>
                <w:color w:val="000000"/>
                <w:sz w:val="24"/>
                <w:szCs w:val="24"/>
                <w:lang w:val="en-US" w:eastAsia="zh-CN" w:bidi="ar"/>
              </w:rPr>
              <w:t>B</w:t>
            </w:r>
          </w:p>
        </w:tc>
        <w:tc>
          <w:tcPr>
            <w:tcW w:w="9384" w:type="dxa"/>
          </w:tcPr>
          <w:p w14:paraId="5DF46F53" w14:textId="77777777" w:rsidR="00241AE2" w:rsidRDefault="00241AE2" w:rsidP="00773906">
            <w:pPr>
              <w:spacing w:line="23" w:lineRule="atLeast"/>
              <w:rPr>
                <w:rFonts w:ascii="sans-serif" w:eastAsia="sans-serif" w:hAnsi="sans-serif" w:cs="sans-serif"/>
                <w:color w:val="000000"/>
              </w:rPr>
            </w:pPr>
            <w:r w:rsidRPr="00970654">
              <w:rPr>
                <w:rFonts w:ascii="sans-serif" w:eastAsia="sans-serif" w:hAnsi="sans-serif" w:cs="sans-serif"/>
                <w:color w:val="000000"/>
                <w:sz w:val="24"/>
                <w:szCs w:val="24"/>
                <w:lang w:eastAsia="zh-CN" w:bidi="ar"/>
              </w:rPr>
              <w:t xml:space="preserve"> La neuropathie (avec hypotension orthostatique) peut être inaugurale (</w:t>
            </w:r>
            <w:r w:rsidRPr="00970654">
              <w:rPr>
                <w:rFonts w:ascii="sans-serif" w:eastAsia="sans-serif" w:hAnsi="sans-serif" w:cs="sans-serif"/>
                <w:b/>
                <w:bCs/>
                <w:color w:val="000000"/>
                <w:sz w:val="24"/>
                <w:szCs w:val="24"/>
                <w:lang w:eastAsia="zh-CN" w:bidi="ar"/>
              </w:rPr>
              <w:t>A, C</w:t>
            </w:r>
            <w:r w:rsidRPr="00970654">
              <w:rPr>
                <w:rFonts w:ascii="sans-serif" w:eastAsia="sans-serif" w:hAnsi="sans-serif" w:cs="sans-serif"/>
                <w:color w:val="000000"/>
                <w:sz w:val="24"/>
                <w:szCs w:val="24"/>
                <w:lang w:eastAsia="zh-CN" w:bidi="ar"/>
              </w:rPr>
              <w:t>). L'athérosclérose est fréquente et souvent silencieuse (</w:t>
            </w:r>
            <w:r w:rsidRPr="00970654">
              <w:rPr>
                <w:rFonts w:ascii="sans-serif" w:eastAsia="sans-serif" w:hAnsi="sans-serif" w:cs="sans-serif"/>
                <w:b/>
                <w:bCs/>
                <w:color w:val="000000"/>
                <w:sz w:val="24"/>
                <w:szCs w:val="24"/>
                <w:lang w:eastAsia="zh-CN" w:bidi="ar"/>
              </w:rPr>
              <w:t>E</w:t>
            </w:r>
            <w:r w:rsidRPr="00970654">
              <w:rPr>
                <w:rFonts w:ascii="sans-serif" w:eastAsia="sans-serif" w:hAnsi="sans-serif" w:cs="sans-serif"/>
                <w:color w:val="000000"/>
                <w:sz w:val="24"/>
                <w:szCs w:val="24"/>
                <w:lang w:eastAsia="zh-CN" w:bidi="ar"/>
              </w:rPr>
              <w:t>). Les calcifications des média (médiacalcose) sont fréquentes (</w:t>
            </w:r>
            <w:r w:rsidRPr="00970654">
              <w:rPr>
                <w:rFonts w:ascii="sans-serif" w:eastAsia="sans-serif" w:hAnsi="sans-serif" w:cs="sans-serif"/>
                <w:b/>
                <w:bCs/>
                <w:color w:val="000000"/>
                <w:sz w:val="24"/>
                <w:szCs w:val="24"/>
                <w:lang w:eastAsia="zh-CN" w:bidi="ar"/>
              </w:rPr>
              <w:t>D</w:t>
            </w:r>
            <w:r w:rsidRPr="00970654">
              <w:rPr>
                <w:rFonts w:ascii="sans-serif" w:eastAsia="sans-serif" w:hAnsi="sans-serif" w:cs="sans-serif"/>
                <w:color w:val="000000"/>
                <w:sz w:val="24"/>
                <w:szCs w:val="24"/>
                <w:lang w:eastAsia="zh-CN" w:bidi="ar"/>
              </w:rPr>
              <w:t>). </w:t>
            </w:r>
            <w:r w:rsidRPr="00970654">
              <w:rPr>
                <w:rFonts w:ascii="sans-serif" w:eastAsia="sans-serif" w:hAnsi="sans-serif" w:cs="sans-serif"/>
                <w:b/>
                <w:bCs/>
                <w:color w:val="000000"/>
                <w:sz w:val="24"/>
                <w:szCs w:val="24"/>
                <w:lang w:eastAsia="zh-CN" w:bidi="ar"/>
              </w:rPr>
              <w:t>B</w:t>
            </w:r>
            <w:r w:rsidRPr="00970654">
              <w:rPr>
                <w:rFonts w:ascii="sans-serif" w:eastAsia="sans-serif" w:hAnsi="sans-serif" w:cs="sans-serif"/>
                <w:color w:val="000000"/>
                <w:sz w:val="24"/>
                <w:szCs w:val="24"/>
                <w:lang w:eastAsia="zh-CN" w:bidi="ar"/>
              </w:rPr>
              <w:t> est fausse : La </w:t>
            </w:r>
            <w:r w:rsidRPr="00970654">
              <w:rPr>
                <w:rFonts w:ascii="sans-serif" w:eastAsia="sans-serif" w:hAnsi="sans-serif" w:cs="sans-serif"/>
                <w:b/>
                <w:bCs/>
                <w:color w:val="000000"/>
                <w:sz w:val="24"/>
                <w:szCs w:val="24"/>
                <w:lang w:eastAsia="zh-CN" w:bidi="ar"/>
              </w:rPr>
              <w:t>cataracte est une complication non spécifique</w:t>
            </w:r>
            <w:r w:rsidRPr="00970654">
              <w:rPr>
                <w:rFonts w:ascii="sans-serif" w:eastAsia="sans-serif" w:hAnsi="sans-serif" w:cs="sans-serif"/>
                <w:color w:val="000000"/>
                <w:sz w:val="24"/>
                <w:szCs w:val="24"/>
                <w:lang w:eastAsia="zh-CN" w:bidi="ar"/>
              </w:rPr>
              <w:t> du diabète (existe avec l'âge, traumatisme, etc.)</w:t>
            </w:r>
          </w:p>
        </w:tc>
      </w:tr>
    </w:tbl>
    <w:p w14:paraId="43C84366" w14:textId="77777777" w:rsidR="00241AE2" w:rsidRDefault="00241AE2" w:rsidP="00241AE2">
      <w:pPr>
        <w:spacing w:after="0"/>
      </w:pPr>
    </w:p>
    <w:p w14:paraId="74CE6C54"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b/>
          <w:bCs/>
        </w:rPr>
        <w:t>1</w:t>
      </w:r>
      <w:r>
        <w:rPr>
          <w:rFonts w:ascii="Calibri" w:hAnsi="Calibri" w:cs="Calibri"/>
          <w:b/>
          <w:bCs/>
        </w:rPr>
        <w:t>1</w:t>
      </w:r>
      <w:r w:rsidRPr="00C77F5E">
        <w:rPr>
          <w:rFonts w:ascii="Calibri" w:hAnsi="Calibri" w:cs="Calibri"/>
          <w:b/>
          <w:bCs/>
        </w:rPr>
        <w:t>. Toutes ces complications font partie de la macroangiopathie sauf une, laquelle ? (RATT 2024 T19)</w:t>
      </w:r>
    </w:p>
    <w:p w14:paraId="2E1ECF46"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rPr>
        <w:t>A. Artériopathie des membres inférieurs.</w:t>
      </w:r>
    </w:p>
    <w:p w14:paraId="6F027489"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rPr>
        <w:t>B. Insuffisance coronarienne.</w:t>
      </w:r>
    </w:p>
    <w:p w14:paraId="4C3DB03E"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Accident vasculaire cérébral.</w:t>
      </w:r>
    </w:p>
    <w:p w14:paraId="759F19C1"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lastRenderedPageBreak/>
        <w:t>D. Sténose carotidienne.</w:t>
      </w:r>
    </w:p>
    <w:p w14:paraId="73ABFC25"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Hypotension orthostatique.</w:t>
      </w:r>
    </w:p>
    <w:tbl>
      <w:tblPr>
        <w:tblStyle w:val="TableGrid"/>
        <w:tblW w:w="9615" w:type="dxa"/>
        <w:tblInd w:w="-5" w:type="dxa"/>
        <w:tblLook w:val="04A0" w:firstRow="1" w:lastRow="0" w:firstColumn="1" w:lastColumn="0" w:noHBand="0" w:noVBand="1"/>
      </w:tblPr>
      <w:tblGrid>
        <w:gridCol w:w="450"/>
        <w:gridCol w:w="9165"/>
      </w:tblGrid>
      <w:tr w:rsidR="00241AE2" w:rsidRPr="00C77F5E" w14:paraId="54519FD8" w14:textId="77777777" w:rsidTr="00773906">
        <w:trPr>
          <w:trHeight w:val="282"/>
        </w:trPr>
        <w:tc>
          <w:tcPr>
            <w:tcW w:w="450" w:type="dxa"/>
          </w:tcPr>
          <w:p w14:paraId="27F4FB2C" w14:textId="77777777" w:rsidR="00241AE2" w:rsidRPr="00C77F5E" w:rsidRDefault="00241AE2" w:rsidP="00773906">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E</w:t>
            </w:r>
          </w:p>
        </w:tc>
        <w:tc>
          <w:tcPr>
            <w:tcW w:w="9165" w:type="dxa"/>
          </w:tcPr>
          <w:p w14:paraId="7C5497D4"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w:t>
            </w:r>
            <w:r w:rsidRPr="00C77F5E">
              <w:rPr>
                <w:rFonts w:ascii="Calibri" w:eastAsia="Times New Roman" w:hAnsi="Calibri" w:cs="Calibri"/>
              </w:rPr>
              <w:t xml:space="preserve"> L’hypotension orthostatique est lié à la neuropathies végétatives</w:t>
            </w:r>
          </w:p>
        </w:tc>
      </w:tr>
    </w:tbl>
    <w:p w14:paraId="5A6DF6D0" w14:textId="77777777" w:rsidR="00241AE2" w:rsidRPr="00C77F5E" w:rsidRDefault="00241AE2" w:rsidP="00241AE2">
      <w:pPr>
        <w:spacing w:line="20" w:lineRule="atLeast"/>
        <w:contextualSpacing/>
        <w:rPr>
          <w:rFonts w:ascii="Calibri" w:hAnsi="Calibri" w:cs="Calibri"/>
          <w:b/>
          <w:bCs/>
        </w:rPr>
      </w:pPr>
    </w:p>
    <w:p w14:paraId="47A25F21"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b/>
          <w:bCs/>
        </w:rPr>
        <w:t>1</w:t>
      </w:r>
      <w:r>
        <w:rPr>
          <w:rFonts w:ascii="Calibri" w:hAnsi="Calibri" w:cs="Calibri"/>
          <w:b/>
          <w:bCs/>
        </w:rPr>
        <w:t>2</w:t>
      </w:r>
      <w:r w:rsidRPr="00C77F5E">
        <w:rPr>
          <w:rFonts w:ascii="Calibri" w:hAnsi="Calibri" w:cs="Calibri"/>
          <w:b/>
          <w:bCs/>
        </w:rPr>
        <w:t>. Toutes ces pathologies constituent une complication de la rétinopathie diabétique, sauf une, laquelle ? (RATT 2024 T16)</w:t>
      </w:r>
    </w:p>
    <w:p w14:paraId="3B285F76"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Une cécité.</w:t>
      </w:r>
    </w:p>
    <w:p w14:paraId="16E30FFB"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Un décollement de rétine.</w:t>
      </w:r>
    </w:p>
    <w:p w14:paraId="1FE8C90E"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Une hémorragie du vitré.</w:t>
      </w:r>
    </w:p>
    <w:p w14:paraId="4075F2C1"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Une cataracte.</w:t>
      </w:r>
    </w:p>
    <w:p w14:paraId="07EEB9B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Un glaucome néo-vasculaire.</w:t>
      </w:r>
    </w:p>
    <w:tbl>
      <w:tblPr>
        <w:tblStyle w:val="TableGrid"/>
        <w:tblW w:w="9615" w:type="dxa"/>
        <w:tblInd w:w="-5" w:type="dxa"/>
        <w:tblLook w:val="04A0" w:firstRow="1" w:lastRow="0" w:firstColumn="1" w:lastColumn="0" w:noHBand="0" w:noVBand="1"/>
      </w:tblPr>
      <w:tblGrid>
        <w:gridCol w:w="450"/>
        <w:gridCol w:w="9165"/>
      </w:tblGrid>
      <w:tr w:rsidR="00241AE2" w:rsidRPr="00C77F5E" w14:paraId="5B678FCB" w14:textId="77777777" w:rsidTr="00773906">
        <w:trPr>
          <w:trHeight w:val="1720"/>
        </w:trPr>
        <w:tc>
          <w:tcPr>
            <w:tcW w:w="450" w:type="dxa"/>
          </w:tcPr>
          <w:p w14:paraId="6C56A47F" w14:textId="77777777" w:rsidR="00241AE2" w:rsidRPr="00C77F5E" w:rsidRDefault="00241AE2" w:rsidP="00773906">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D</w:t>
            </w:r>
          </w:p>
        </w:tc>
        <w:tc>
          <w:tcPr>
            <w:tcW w:w="9165" w:type="dxa"/>
          </w:tcPr>
          <w:p w14:paraId="52F19D3D"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-Les complications de la rétinopathie diabétique sont les suivantes :</w:t>
            </w:r>
          </w:p>
          <w:p w14:paraId="1A2A05CE"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sz w:val="24"/>
                <w:szCs w:val="24"/>
              </w:rPr>
              <w:t xml:space="preserve">          </w:t>
            </w:r>
            <w:r w:rsidRPr="00C77F5E">
              <w:rPr>
                <w:rFonts w:ascii="Calibri" w:hAnsi="Calibri" w:cs="Calibri"/>
                <w:b/>
                <w:bCs/>
                <w:sz w:val="24"/>
                <w:szCs w:val="24"/>
              </w:rPr>
              <w:t>• L’œdème maculaire.</w:t>
            </w:r>
          </w:p>
          <w:p w14:paraId="592D5EBD"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xml:space="preserve">          • L’hémorragie intravitréenne.</w:t>
            </w:r>
          </w:p>
          <w:p w14:paraId="3C986DA0"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 xml:space="preserve">          • Le décollement de rétine.</w:t>
            </w:r>
          </w:p>
          <w:p w14:paraId="3EB25B5B"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b/>
                <w:bCs/>
                <w:sz w:val="24"/>
                <w:szCs w:val="24"/>
              </w:rPr>
              <w:t xml:space="preserve">          • La rubéose irienne qui peut se compliquer secondairement d’un glaucome néo-vasculaire</w:t>
            </w:r>
            <w:r w:rsidRPr="00C77F5E">
              <w:rPr>
                <w:rFonts w:ascii="Calibri" w:hAnsi="Calibri" w:cs="Calibri"/>
                <w:sz w:val="24"/>
                <w:szCs w:val="24"/>
              </w:rPr>
              <w:t xml:space="preserve"> (Fermeture de l’angle).</w:t>
            </w:r>
          </w:p>
        </w:tc>
      </w:tr>
    </w:tbl>
    <w:p w14:paraId="2F044181" w14:textId="77777777" w:rsidR="00241AE2" w:rsidRPr="00C77F5E" w:rsidRDefault="00241AE2" w:rsidP="00241AE2">
      <w:pPr>
        <w:spacing w:line="20" w:lineRule="atLeast"/>
        <w:contextualSpacing/>
        <w:rPr>
          <w:rFonts w:ascii="Calibri" w:hAnsi="Calibri" w:cs="Calibri"/>
          <w:b/>
          <w:bCs/>
        </w:rPr>
      </w:pPr>
    </w:p>
    <w:p w14:paraId="5151B4C6" w14:textId="77777777" w:rsidR="00241AE2" w:rsidRPr="00C77F5E" w:rsidRDefault="00241AE2" w:rsidP="00241AE2">
      <w:pPr>
        <w:spacing w:line="20" w:lineRule="atLeast"/>
        <w:contextualSpacing/>
        <w:rPr>
          <w:rFonts w:ascii="Calibri" w:hAnsi="Calibri" w:cs="Calibri"/>
          <w:b/>
          <w:bCs/>
        </w:rPr>
      </w:pPr>
      <w:r w:rsidRPr="00C77F5E">
        <w:rPr>
          <w:rFonts w:ascii="Calibri" w:hAnsi="Calibri" w:cs="Calibri"/>
          <w:b/>
          <w:bCs/>
        </w:rPr>
        <w:t>1</w:t>
      </w:r>
      <w:r>
        <w:rPr>
          <w:rFonts w:ascii="Calibri" w:hAnsi="Calibri" w:cs="Calibri"/>
          <w:b/>
          <w:bCs/>
        </w:rPr>
        <w:t>3</w:t>
      </w:r>
      <w:r w:rsidRPr="00C77F5E">
        <w:rPr>
          <w:rFonts w:ascii="Calibri" w:hAnsi="Calibri" w:cs="Calibri"/>
          <w:b/>
          <w:bCs/>
        </w:rPr>
        <w:t>. Parmi ces signes, un seul ne se voit pas en cas de neuropathie diabétique : (RATT 2024 T15)</w:t>
      </w:r>
    </w:p>
    <w:p w14:paraId="4690F1A3"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Mal perforant plantaire.</w:t>
      </w:r>
    </w:p>
    <w:p w14:paraId="4192CEA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Abolition du réflexe achilléen.</w:t>
      </w:r>
    </w:p>
    <w:p w14:paraId="380EF812"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Syndrome pyramidal.</w:t>
      </w:r>
    </w:p>
    <w:p w14:paraId="314F99BD"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Abolition de la sensibilité profonde.</w:t>
      </w:r>
    </w:p>
    <w:p w14:paraId="55C9C146"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Douleurs neuropathiques des membres inférieurs.</w:t>
      </w:r>
    </w:p>
    <w:tbl>
      <w:tblPr>
        <w:tblStyle w:val="TableGrid"/>
        <w:tblW w:w="9615" w:type="dxa"/>
        <w:tblInd w:w="-5" w:type="dxa"/>
        <w:tblLook w:val="04A0" w:firstRow="1" w:lastRow="0" w:firstColumn="1" w:lastColumn="0" w:noHBand="0" w:noVBand="1"/>
      </w:tblPr>
      <w:tblGrid>
        <w:gridCol w:w="360"/>
        <w:gridCol w:w="9255"/>
      </w:tblGrid>
      <w:tr w:rsidR="00241AE2" w:rsidRPr="00C77F5E" w14:paraId="14E5127F" w14:textId="77777777" w:rsidTr="00773906">
        <w:trPr>
          <w:trHeight w:val="577"/>
        </w:trPr>
        <w:tc>
          <w:tcPr>
            <w:tcW w:w="360" w:type="dxa"/>
          </w:tcPr>
          <w:p w14:paraId="38087D90" w14:textId="77777777" w:rsidR="00241AE2" w:rsidRPr="00C77F5E" w:rsidRDefault="00241AE2" w:rsidP="00773906">
            <w:pPr>
              <w:spacing w:line="20" w:lineRule="atLeast"/>
              <w:contextualSpacing/>
              <w:jc w:val="center"/>
              <w:rPr>
                <w:rFonts w:ascii="Calibri" w:hAnsi="Calibri" w:cs="Calibri"/>
                <w:sz w:val="24"/>
                <w:szCs w:val="24"/>
                <w14:textOutline w14:w="11112" w14:cap="flat" w14:cmpd="sng" w14:algn="ctr">
                  <w14:solidFill>
                    <w14:schemeClr w14:val="accent2"/>
                  </w14:solidFill>
                  <w14:prstDash w14:val="solid"/>
                  <w14:round/>
                </w14:textOutline>
              </w:rPr>
            </w:pPr>
            <w:r w:rsidRPr="00C77F5E">
              <w:rPr>
                <w:rFonts w:ascii="Calibri" w:hAnsi="Calibri" w:cs="Calibri"/>
                <w:sz w:val="24"/>
                <w:szCs w:val="24"/>
                <w14:textOutline w14:w="11112" w14:cap="flat" w14:cmpd="sng" w14:algn="ctr">
                  <w14:solidFill>
                    <w14:schemeClr w14:val="accent2"/>
                  </w14:solidFill>
                  <w14:prstDash w14:val="solid"/>
                  <w14:round/>
                </w14:textOutline>
              </w:rPr>
              <w:t>C</w:t>
            </w:r>
          </w:p>
        </w:tc>
        <w:tc>
          <w:tcPr>
            <w:tcW w:w="9255" w:type="dxa"/>
          </w:tcPr>
          <w:p w14:paraId="38C5BCB4"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-la neuropathie diabétique est une atteinte périphérique alors que le syndrome pyramidal est une atteinte centrale</w:t>
            </w:r>
          </w:p>
        </w:tc>
      </w:tr>
    </w:tbl>
    <w:p w14:paraId="33034218" w14:textId="77777777" w:rsidR="00241AE2" w:rsidRPr="00C77F5E" w:rsidRDefault="00241AE2" w:rsidP="00241AE2">
      <w:pPr>
        <w:spacing w:line="20" w:lineRule="atLeast"/>
        <w:contextualSpacing/>
        <w:rPr>
          <w:rFonts w:ascii="Calibri" w:hAnsi="Calibri" w:cs="Calibri"/>
          <w:b/>
          <w:bCs/>
        </w:rPr>
      </w:pPr>
    </w:p>
    <w:p w14:paraId="1F0B4FCA" w14:textId="77777777" w:rsidR="00241AE2" w:rsidRPr="00C77F5E" w:rsidRDefault="00241AE2" w:rsidP="00241AE2">
      <w:pPr>
        <w:spacing w:line="20" w:lineRule="atLeast"/>
        <w:contextualSpacing/>
        <w:rPr>
          <w:rFonts w:ascii="Calibri" w:hAnsi="Calibri" w:cs="Calibri"/>
          <w:b/>
          <w:bCs/>
        </w:rPr>
      </w:pPr>
      <w:r>
        <w:rPr>
          <w:rFonts w:ascii="Calibri" w:hAnsi="Calibri" w:cs="Calibri"/>
          <w:b/>
          <w:bCs/>
        </w:rPr>
        <w:t>14</w:t>
      </w:r>
      <w:r w:rsidRPr="00C77F5E">
        <w:rPr>
          <w:rFonts w:ascii="Calibri" w:hAnsi="Calibri" w:cs="Calibri"/>
          <w:b/>
          <w:bCs/>
        </w:rPr>
        <w:t>. Parmi les complications suivantes, laquelle (ou lesquelles) est (sont) spécifiques du diabète ? (RATT 2024 T8)</w:t>
      </w:r>
    </w:p>
    <w:p w14:paraId="1000AD4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A. Accident vasculaire cérébral.</w:t>
      </w:r>
    </w:p>
    <w:p w14:paraId="05048624"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B. Polynévrite des membres inférieurs.</w:t>
      </w:r>
    </w:p>
    <w:p w14:paraId="199AC489"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C. Dysfonction érectile.</w:t>
      </w:r>
    </w:p>
    <w:p w14:paraId="61726ABF"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D. Glaucome.</w:t>
      </w:r>
    </w:p>
    <w:p w14:paraId="7D761D51" w14:textId="77777777" w:rsidR="00241AE2" w:rsidRPr="00C77F5E" w:rsidRDefault="00241AE2" w:rsidP="00241AE2">
      <w:pPr>
        <w:spacing w:line="20" w:lineRule="atLeast"/>
        <w:contextualSpacing/>
        <w:rPr>
          <w:rFonts w:ascii="Calibri" w:hAnsi="Calibri" w:cs="Calibri"/>
        </w:rPr>
      </w:pPr>
      <w:r w:rsidRPr="00C77F5E">
        <w:rPr>
          <w:rFonts w:ascii="Calibri" w:hAnsi="Calibri" w:cs="Calibri"/>
        </w:rPr>
        <w:t>E. Rétinopathie proliférante.</w:t>
      </w:r>
    </w:p>
    <w:tbl>
      <w:tblPr>
        <w:tblStyle w:val="TableGrid"/>
        <w:tblW w:w="10184" w:type="dxa"/>
        <w:tblInd w:w="-19" w:type="dxa"/>
        <w:tblLook w:val="04A0" w:firstRow="1" w:lastRow="0" w:firstColumn="1" w:lastColumn="0" w:noHBand="0" w:noVBand="1"/>
      </w:tblPr>
      <w:tblGrid>
        <w:gridCol w:w="354"/>
        <w:gridCol w:w="9830"/>
      </w:tblGrid>
      <w:tr w:rsidR="00241AE2" w:rsidRPr="00C77F5E" w14:paraId="1B33DFDD" w14:textId="77777777" w:rsidTr="00773906">
        <w:trPr>
          <w:trHeight w:val="140"/>
        </w:trPr>
        <w:tc>
          <w:tcPr>
            <w:tcW w:w="354" w:type="dxa"/>
          </w:tcPr>
          <w:p w14:paraId="374F96E6" w14:textId="77777777" w:rsidR="00241AE2" w:rsidRPr="00C77F5E" w:rsidRDefault="00241AE2" w:rsidP="00773906">
            <w:pPr>
              <w:spacing w:line="20" w:lineRule="atLeast"/>
              <w:contextualSpacing/>
              <w:rPr>
                <w:rFonts w:ascii="Calibri" w:hAnsi="Calibri" w:cs="Calibri"/>
                <w:b/>
                <w:bCs/>
                <w:sz w:val="24"/>
                <w:szCs w:val="24"/>
              </w:rPr>
            </w:pPr>
            <w:r w:rsidRPr="00C77F5E">
              <w:rPr>
                <w:rFonts w:ascii="Calibri" w:hAnsi="Calibri" w:cs="Calibri"/>
                <w:b/>
                <w:bCs/>
                <w:sz w:val="24"/>
                <w:szCs w:val="24"/>
              </w:rPr>
              <w:t>E</w:t>
            </w:r>
          </w:p>
        </w:tc>
        <w:tc>
          <w:tcPr>
            <w:tcW w:w="9830" w:type="dxa"/>
            <w:tcBorders>
              <w:bottom w:val="single" w:sz="4" w:space="0" w:color="auto"/>
            </w:tcBorders>
          </w:tcPr>
          <w:p w14:paraId="035CD3BE" w14:textId="77777777" w:rsidR="00241AE2" w:rsidRPr="00C77F5E" w:rsidRDefault="00241AE2" w:rsidP="00773906">
            <w:pPr>
              <w:spacing w:line="20" w:lineRule="atLeast"/>
              <w:contextualSpacing/>
              <w:rPr>
                <w:rFonts w:ascii="Calibri" w:hAnsi="Calibri" w:cs="Calibri"/>
                <w:sz w:val="24"/>
                <w:szCs w:val="24"/>
              </w:rPr>
            </w:pPr>
            <w:r w:rsidRPr="00C77F5E">
              <w:rPr>
                <w:rFonts w:ascii="Calibri" w:hAnsi="Calibri" w:cs="Calibri"/>
                <w:sz w:val="24"/>
                <w:szCs w:val="24"/>
              </w:rPr>
              <w:t>Les complications spécifiques du diabète sont les microangiopathies rétiniennes (rétinopathies)</w:t>
            </w:r>
          </w:p>
        </w:tc>
      </w:tr>
    </w:tbl>
    <w:p w14:paraId="301FF1D6" w14:textId="77777777" w:rsidR="00241AE2" w:rsidRPr="00C77F5E" w:rsidRDefault="00241AE2" w:rsidP="00241AE2">
      <w:pPr>
        <w:spacing w:after="0"/>
        <w:rPr>
          <w:rFonts w:ascii="Calibri" w:eastAsia="Times New Roman" w:hAnsi="Calibri" w:cs="Calibri"/>
          <w:b/>
          <w:bCs/>
          <w:color w:val="000000"/>
          <w:lang w:eastAsia="fr-FR"/>
        </w:rPr>
      </w:pPr>
    </w:p>
    <w:p w14:paraId="548D5C55"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15</w:t>
      </w:r>
      <w:r w:rsidRPr="00C77F5E">
        <w:rPr>
          <w:rFonts w:ascii="Calibri" w:eastAsia="Times New Roman" w:hAnsi="Calibri" w:cs="Calibri"/>
          <w:b/>
          <w:bCs/>
          <w:color w:val="000000"/>
          <w:lang w:eastAsia="fr-FR"/>
        </w:rPr>
        <w:t>. Toutes ces complications font partie de la macroangiopathie sauf une, laquelle ?  (P3 2024 T33)</w:t>
      </w:r>
    </w:p>
    <w:p w14:paraId="4E1C0E8E"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Artériopathie des membres inférieurs. </w:t>
      </w:r>
    </w:p>
    <w:p w14:paraId="25674A16"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Insuffisance coronarienne. </w:t>
      </w:r>
    </w:p>
    <w:p w14:paraId="0691E212"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 Accident vasculaire cérébral. </w:t>
      </w:r>
    </w:p>
    <w:p w14:paraId="259A893C"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D. Sténose carotidienne. </w:t>
      </w:r>
    </w:p>
    <w:p w14:paraId="348F7B38"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Hypotension orthostatique.</w:t>
      </w:r>
    </w:p>
    <w:tbl>
      <w:tblPr>
        <w:tblStyle w:val="TableGrid"/>
        <w:tblW w:w="0" w:type="auto"/>
        <w:tblInd w:w="0" w:type="dxa"/>
        <w:tblLook w:val="04A0" w:firstRow="1" w:lastRow="0" w:firstColumn="1" w:lastColumn="0" w:noHBand="0" w:noVBand="1"/>
      </w:tblPr>
      <w:tblGrid>
        <w:gridCol w:w="827"/>
        <w:gridCol w:w="8189"/>
      </w:tblGrid>
      <w:tr w:rsidR="00241AE2" w:rsidRPr="00C77F5E" w14:paraId="0EBFE86E" w14:textId="77777777" w:rsidTr="00773906">
        <w:tc>
          <w:tcPr>
            <w:tcW w:w="850" w:type="dxa"/>
          </w:tcPr>
          <w:p w14:paraId="7F76E490"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E</w:t>
            </w:r>
          </w:p>
        </w:tc>
        <w:tc>
          <w:tcPr>
            <w:tcW w:w="8498" w:type="dxa"/>
          </w:tcPr>
          <w:p w14:paraId="0F2B649F"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L’hypotension orthostatique est lie à la neuropathies végétatives </w:t>
            </w:r>
          </w:p>
        </w:tc>
      </w:tr>
    </w:tbl>
    <w:p w14:paraId="73446E11" w14:textId="77777777" w:rsidR="00241AE2" w:rsidRPr="00C77F5E" w:rsidRDefault="00241AE2" w:rsidP="00241AE2">
      <w:pPr>
        <w:spacing w:after="0"/>
        <w:rPr>
          <w:rFonts w:ascii="Calibri" w:eastAsia="Times New Roman" w:hAnsi="Calibri" w:cs="Calibri"/>
          <w:b/>
          <w:bCs/>
          <w:color w:val="000000"/>
          <w:lang w:eastAsia="fr-FR"/>
        </w:rPr>
      </w:pPr>
    </w:p>
    <w:p w14:paraId="233F8587"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16</w:t>
      </w:r>
      <w:r w:rsidRPr="00C77F5E">
        <w:rPr>
          <w:rFonts w:ascii="Calibri" w:eastAsia="Times New Roman" w:hAnsi="Calibri" w:cs="Calibri"/>
          <w:b/>
          <w:bCs/>
          <w:color w:val="000000"/>
          <w:lang w:eastAsia="fr-FR"/>
        </w:rPr>
        <w:t>. La prévention de la plaie du pied diabétique passe par toutes ces mesures, sauf:  (P3 2024 T32)</w:t>
      </w:r>
    </w:p>
    <w:p w14:paraId="56F24F8D"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Le patient doit examiner ses pieds chaque jour. </w:t>
      </w:r>
    </w:p>
    <w:p w14:paraId="28E2C750"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Protéger ses pieds des blessures, des variations de température et des frottements.  </w:t>
      </w:r>
    </w:p>
    <w:p w14:paraId="1F0521E7"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 Garder les pieds bien hydratés. </w:t>
      </w:r>
    </w:p>
    <w:p w14:paraId="22F26C98" w14:textId="77777777" w:rsidR="00241AE2" w:rsidRPr="00C77F5E" w:rsidRDefault="00241AE2" w:rsidP="00241AE2">
      <w:pPr>
        <w:spacing w:after="0"/>
        <w:rPr>
          <w:rFonts w:ascii="Calibri" w:eastAsia="Times New Roman" w:hAnsi="Calibri" w:cs="Calibri"/>
          <w:color w:val="000000"/>
          <w:lang w:eastAsia="fr-FR"/>
        </w:rPr>
      </w:pPr>
      <w:r w:rsidRPr="00C77F5E">
        <w:rPr>
          <w:rFonts w:ascii="Calibri" w:eastAsia="Times New Roman" w:hAnsi="Calibri" w:cs="Calibri"/>
          <w:color w:val="000000"/>
          <w:lang w:eastAsia="fr-FR"/>
        </w:rPr>
        <w:lastRenderedPageBreak/>
        <w:t xml:space="preserve">D. Consulter un médecin immédiatement devant toute lésion ou coloration suspecte des pieds. </w:t>
      </w:r>
    </w:p>
    <w:p w14:paraId="493CB63F"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Le Henné est conseillé pour hydrater les pieds. </w:t>
      </w:r>
    </w:p>
    <w:tbl>
      <w:tblPr>
        <w:tblStyle w:val="TableGrid"/>
        <w:tblW w:w="0" w:type="auto"/>
        <w:tblInd w:w="0" w:type="dxa"/>
        <w:tblLook w:val="04A0" w:firstRow="1" w:lastRow="0" w:firstColumn="1" w:lastColumn="0" w:noHBand="0" w:noVBand="1"/>
      </w:tblPr>
      <w:tblGrid>
        <w:gridCol w:w="828"/>
        <w:gridCol w:w="8188"/>
      </w:tblGrid>
      <w:tr w:rsidR="00241AE2" w:rsidRPr="00C77F5E" w14:paraId="0C03FBDD" w14:textId="77777777" w:rsidTr="00773906">
        <w:tc>
          <w:tcPr>
            <w:tcW w:w="850" w:type="dxa"/>
          </w:tcPr>
          <w:p w14:paraId="39285D1D"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E</w:t>
            </w:r>
          </w:p>
        </w:tc>
        <w:tc>
          <w:tcPr>
            <w:tcW w:w="8498" w:type="dxa"/>
          </w:tcPr>
          <w:p w14:paraId="5C88ED49"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Tous les colorants sont contre indique chez le diabétique (henna, bétadine …) </w:t>
            </w:r>
          </w:p>
        </w:tc>
      </w:tr>
    </w:tbl>
    <w:p w14:paraId="0FE207CF" w14:textId="77777777" w:rsidR="00241AE2" w:rsidRPr="00C77F5E" w:rsidRDefault="00241AE2" w:rsidP="00241AE2">
      <w:pPr>
        <w:spacing w:after="0"/>
        <w:ind w:firstLine="12"/>
        <w:rPr>
          <w:rFonts w:ascii="Calibri" w:eastAsia="Times New Roman" w:hAnsi="Calibri" w:cs="Calibri"/>
          <w:b/>
          <w:bCs/>
          <w:color w:val="000000"/>
          <w:lang w:eastAsia="fr-FR"/>
        </w:rPr>
      </w:pPr>
    </w:p>
    <w:p w14:paraId="6D523E5A" w14:textId="77777777" w:rsidR="00241AE2" w:rsidRPr="00C77F5E" w:rsidRDefault="00241AE2" w:rsidP="00241AE2">
      <w:pPr>
        <w:spacing w:after="0"/>
        <w:ind w:firstLine="12"/>
        <w:rPr>
          <w:rFonts w:ascii="Calibri" w:eastAsia="Times New Roman" w:hAnsi="Calibri" w:cs="Calibri"/>
          <w:lang w:eastAsia="fr-FR"/>
        </w:rPr>
      </w:pPr>
      <w:r>
        <w:rPr>
          <w:rFonts w:ascii="Calibri" w:eastAsia="Times New Roman" w:hAnsi="Calibri" w:cs="Calibri"/>
          <w:b/>
          <w:bCs/>
          <w:color w:val="000000"/>
          <w:lang w:eastAsia="fr-FR"/>
        </w:rPr>
        <w:t>17</w:t>
      </w:r>
      <w:r w:rsidRPr="00C77F5E">
        <w:rPr>
          <w:rFonts w:ascii="Calibri" w:eastAsia="Times New Roman" w:hAnsi="Calibri" w:cs="Calibri"/>
          <w:b/>
          <w:bCs/>
          <w:color w:val="000000"/>
          <w:lang w:eastAsia="fr-FR"/>
        </w:rPr>
        <w:t>. La néphropathie diabétique:  (P3 2024 T30)</w:t>
      </w:r>
    </w:p>
    <w:p w14:paraId="072EFEB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1- Le diabète est la première cause d'insuffisance rénale terminale. </w:t>
      </w:r>
    </w:p>
    <w:p w14:paraId="30EE0A8C" w14:textId="77777777" w:rsidR="00241AE2" w:rsidRPr="00C77F5E" w:rsidRDefault="00241AE2" w:rsidP="00241AE2">
      <w:pPr>
        <w:spacing w:after="0"/>
        <w:ind w:hanging="1"/>
        <w:rPr>
          <w:rFonts w:ascii="Calibri" w:eastAsia="Times New Roman" w:hAnsi="Calibri" w:cs="Calibri"/>
          <w:color w:val="000000"/>
          <w:lang w:eastAsia="fr-FR"/>
        </w:rPr>
      </w:pPr>
      <w:r w:rsidRPr="00C77F5E">
        <w:rPr>
          <w:rFonts w:ascii="Calibri" w:eastAsia="Times New Roman" w:hAnsi="Calibri" w:cs="Calibri"/>
          <w:color w:val="000000"/>
          <w:lang w:eastAsia="fr-FR"/>
        </w:rPr>
        <w:t xml:space="preserve">2- Le dépistage repose sur le dosage annuel de la microalbuminurie dans les urines des 24heures. </w:t>
      </w:r>
    </w:p>
    <w:p w14:paraId="37175774" w14:textId="77777777" w:rsidR="00241AE2" w:rsidRPr="00C77F5E" w:rsidRDefault="00241AE2" w:rsidP="00241AE2">
      <w:pPr>
        <w:spacing w:after="0"/>
        <w:ind w:hanging="1"/>
        <w:rPr>
          <w:rFonts w:ascii="Calibri" w:eastAsia="Times New Roman" w:hAnsi="Calibri" w:cs="Calibri"/>
          <w:lang w:eastAsia="fr-FR"/>
        </w:rPr>
      </w:pPr>
      <w:r w:rsidRPr="00C77F5E">
        <w:rPr>
          <w:rFonts w:ascii="Calibri" w:eastAsia="Times New Roman" w:hAnsi="Calibri" w:cs="Calibri"/>
          <w:color w:val="000000"/>
          <w:lang w:eastAsia="fr-FR"/>
        </w:rPr>
        <w:t>3- Les antidiabétiques oraux sont arrêtés en cas d'insuffisance rénale sévére </w:t>
      </w:r>
    </w:p>
    <w:p w14:paraId="1582D8A2" w14:textId="77777777" w:rsidR="00241AE2" w:rsidRPr="00C77F5E" w:rsidRDefault="00241AE2" w:rsidP="00241AE2">
      <w:pPr>
        <w:spacing w:after="0"/>
        <w:ind w:hanging="1"/>
        <w:rPr>
          <w:rFonts w:ascii="Calibri" w:eastAsia="Times New Roman" w:hAnsi="Calibri" w:cs="Calibri"/>
          <w:lang w:eastAsia="fr-FR"/>
        </w:rPr>
      </w:pPr>
      <w:r w:rsidRPr="00C77F5E">
        <w:rPr>
          <w:rFonts w:ascii="Calibri" w:eastAsia="Times New Roman" w:hAnsi="Calibri" w:cs="Calibri"/>
          <w:color w:val="000000"/>
          <w:lang w:eastAsia="fr-FR"/>
        </w:rPr>
        <w:t>4- Le traitement néphroprotecteur repose sur la prescription d'un inhibiteur de l'enzyme de conversion (IEC) déjà au  stade de microalbuminurie. </w:t>
      </w:r>
    </w:p>
    <w:p w14:paraId="57BD6A02"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5- L'HTA n'est pas un facteur prédisposant à la néphropathie diabétique. </w:t>
      </w:r>
    </w:p>
    <w:p w14:paraId="1898C08C"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(1+2+3+4+5)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B. (1+2+3+4)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C. (1+2+4+5)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D. (1+2+3)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E. (2+3+4) </w:t>
      </w:r>
    </w:p>
    <w:tbl>
      <w:tblPr>
        <w:tblStyle w:val="TableGrid"/>
        <w:tblW w:w="0" w:type="auto"/>
        <w:tblInd w:w="0" w:type="dxa"/>
        <w:tblLook w:val="04A0" w:firstRow="1" w:lastRow="0" w:firstColumn="1" w:lastColumn="0" w:noHBand="0" w:noVBand="1"/>
      </w:tblPr>
      <w:tblGrid>
        <w:gridCol w:w="828"/>
        <w:gridCol w:w="8188"/>
      </w:tblGrid>
      <w:tr w:rsidR="00241AE2" w:rsidRPr="00C77F5E" w14:paraId="6FC10F51" w14:textId="77777777" w:rsidTr="00773906">
        <w:tc>
          <w:tcPr>
            <w:tcW w:w="850" w:type="dxa"/>
          </w:tcPr>
          <w:p w14:paraId="371F6AF7"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B</w:t>
            </w:r>
          </w:p>
        </w:tc>
        <w:tc>
          <w:tcPr>
            <w:tcW w:w="8498" w:type="dxa"/>
          </w:tcPr>
          <w:p w14:paraId="4B5750BC"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Plutôt L'HTA est également un facteur contributif de la néphropathie diabétique et de l'insuffisance rénale</w:t>
            </w:r>
          </w:p>
        </w:tc>
      </w:tr>
    </w:tbl>
    <w:p w14:paraId="5C757A27" w14:textId="77777777" w:rsidR="00241AE2" w:rsidRPr="00C77F5E" w:rsidRDefault="00241AE2" w:rsidP="00241AE2">
      <w:pPr>
        <w:spacing w:after="0"/>
        <w:rPr>
          <w:rFonts w:ascii="Calibri" w:eastAsia="Times New Roman" w:hAnsi="Calibri" w:cs="Calibri"/>
          <w:b/>
          <w:bCs/>
          <w:color w:val="000000"/>
          <w:lang w:eastAsia="fr-FR"/>
        </w:rPr>
      </w:pPr>
    </w:p>
    <w:p w14:paraId="21DC2162"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18</w:t>
      </w:r>
      <w:r w:rsidRPr="00C77F5E">
        <w:rPr>
          <w:rFonts w:ascii="Calibri" w:eastAsia="Times New Roman" w:hAnsi="Calibri" w:cs="Calibri"/>
          <w:b/>
          <w:bCs/>
          <w:color w:val="000000"/>
          <w:lang w:eastAsia="fr-FR"/>
        </w:rPr>
        <w:t>. Une ostéite est suspectée devant toutes ces situations, sauf:  (P3 2024 T29)</w:t>
      </w:r>
    </w:p>
    <w:p w14:paraId="14F95FB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Un mal perforant plantaire qui persiste au-delà de 3 mois. </w:t>
      </w:r>
    </w:p>
    <w:p w14:paraId="3DD95196"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Un mal perforant plantaire guérit, qui récidive après une durée de 3 mois </w:t>
      </w:r>
    </w:p>
    <w:p w14:paraId="551BAF1F"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 Un pied froid avec index de pression systolique inférieur à 0.9. </w:t>
      </w:r>
    </w:p>
    <w:p w14:paraId="221A2AFB"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D. Un contact osseux au niveau de la lésion. </w:t>
      </w:r>
    </w:p>
    <w:p w14:paraId="60EF962E" w14:textId="77777777" w:rsidR="00241AE2" w:rsidRPr="00C77F5E" w:rsidRDefault="00241AE2" w:rsidP="00241AE2">
      <w:pPr>
        <w:spacing w:after="0"/>
        <w:ind w:firstLine="12"/>
        <w:rPr>
          <w:rFonts w:ascii="Calibri" w:eastAsia="Times New Roman" w:hAnsi="Calibri" w:cs="Calibri"/>
          <w:color w:val="000000"/>
          <w:lang w:eastAsia="fr-FR"/>
        </w:rPr>
      </w:pPr>
      <w:r w:rsidRPr="00C77F5E">
        <w:rPr>
          <w:rFonts w:ascii="Calibri" w:eastAsia="Times New Roman" w:hAnsi="Calibri" w:cs="Calibri"/>
          <w:color w:val="000000"/>
          <w:lang w:eastAsia="fr-FR"/>
        </w:rPr>
        <w:t xml:space="preserve">E. Des images lacunaires, avec réaction périostée et destruction articulaire à la radiographie du pied. </w:t>
      </w:r>
    </w:p>
    <w:tbl>
      <w:tblPr>
        <w:tblStyle w:val="TableGrid"/>
        <w:tblW w:w="0" w:type="auto"/>
        <w:tblInd w:w="0" w:type="dxa"/>
        <w:tblLook w:val="04A0" w:firstRow="1" w:lastRow="0" w:firstColumn="1" w:lastColumn="0" w:noHBand="0" w:noVBand="1"/>
      </w:tblPr>
      <w:tblGrid>
        <w:gridCol w:w="829"/>
        <w:gridCol w:w="8187"/>
      </w:tblGrid>
      <w:tr w:rsidR="00241AE2" w:rsidRPr="00C77F5E" w14:paraId="4DBCDA6E" w14:textId="77777777" w:rsidTr="00773906">
        <w:tc>
          <w:tcPr>
            <w:tcW w:w="850" w:type="dxa"/>
          </w:tcPr>
          <w:p w14:paraId="626148FC"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C</w:t>
            </w:r>
          </w:p>
        </w:tc>
        <w:tc>
          <w:tcPr>
            <w:tcW w:w="8498" w:type="dxa"/>
          </w:tcPr>
          <w:p w14:paraId="4939E96D"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Un pied froid avec un index systolique inférieur à 0.9 est en faveur d’AOMI </w:t>
            </w:r>
          </w:p>
        </w:tc>
      </w:tr>
    </w:tbl>
    <w:p w14:paraId="61149403" w14:textId="77777777" w:rsidR="00241AE2" w:rsidRPr="00C77F5E" w:rsidRDefault="00241AE2" w:rsidP="00241AE2">
      <w:pPr>
        <w:spacing w:after="0"/>
        <w:rPr>
          <w:rFonts w:ascii="Calibri" w:eastAsia="Times New Roman" w:hAnsi="Calibri" w:cs="Calibri"/>
          <w:b/>
          <w:bCs/>
          <w:color w:val="000000"/>
          <w:lang w:eastAsia="fr-FR"/>
        </w:rPr>
      </w:pPr>
    </w:p>
    <w:p w14:paraId="6D7F2010" w14:textId="77777777" w:rsidR="00241AE2" w:rsidRPr="00C77F5E" w:rsidRDefault="00241AE2" w:rsidP="00241AE2">
      <w:pPr>
        <w:spacing w:after="0"/>
        <w:rPr>
          <w:rFonts w:ascii="Calibri" w:eastAsia="Times New Roman" w:hAnsi="Calibri" w:cs="Calibri"/>
          <w:lang w:eastAsia="fr-FR"/>
        </w:rPr>
      </w:pPr>
      <w:r>
        <w:rPr>
          <w:rFonts w:ascii="Calibri" w:eastAsia="Times New Roman" w:hAnsi="Calibri" w:cs="Calibri"/>
          <w:b/>
          <w:bCs/>
          <w:color w:val="000000"/>
          <w:lang w:eastAsia="fr-FR"/>
        </w:rPr>
        <w:t>19</w:t>
      </w:r>
      <w:r w:rsidRPr="00C77F5E">
        <w:rPr>
          <w:rFonts w:ascii="Calibri" w:eastAsia="Times New Roman" w:hAnsi="Calibri" w:cs="Calibri"/>
          <w:b/>
          <w:bCs/>
          <w:color w:val="000000"/>
          <w:lang w:eastAsia="fr-FR"/>
        </w:rPr>
        <w:t>. La rétinopathie diabétique est :  (P3 2024 T28)</w:t>
      </w:r>
    </w:p>
    <w:p w14:paraId="40FDF202"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1- Une complication macroangiopathique. </w:t>
      </w:r>
    </w:p>
    <w:p w14:paraId="693A1BA7"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2- Secondaire au déséquilibre glycémique chronique. </w:t>
      </w:r>
    </w:p>
    <w:p w14:paraId="7543C934"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3- Survient avant 5 ans d'évolution du diabète chez le DT1. </w:t>
      </w:r>
    </w:p>
    <w:p w14:paraId="448AD38A"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4- Peut révéler le DT2. </w:t>
      </w:r>
    </w:p>
    <w:p w14:paraId="1CE2348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5- Aggravée par l'hypertension artérielle et la grossesse. </w:t>
      </w:r>
    </w:p>
    <w:p w14:paraId="2D058E8F"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(1+2+3)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B (1+3+4)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C (2+4+5)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D (2+3+5) </w:t>
      </w:r>
      <w:r w:rsidRPr="00C77F5E">
        <w:rPr>
          <w:rFonts w:ascii="Calibri" w:eastAsia="Times New Roman" w:hAnsi="Calibri" w:cs="Calibri"/>
          <w:lang w:eastAsia="fr-FR"/>
        </w:rPr>
        <w:t xml:space="preserve">  </w:t>
      </w:r>
      <w:r w:rsidRPr="00C77F5E">
        <w:rPr>
          <w:rFonts w:ascii="Calibri" w:eastAsia="Times New Roman" w:hAnsi="Calibri" w:cs="Calibri"/>
          <w:color w:val="000000"/>
          <w:lang w:eastAsia="fr-FR"/>
        </w:rPr>
        <w:t>E (3+4+5) </w:t>
      </w:r>
    </w:p>
    <w:tbl>
      <w:tblPr>
        <w:tblStyle w:val="TableGrid"/>
        <w:tblW w:w="0" w:type="auto"/>
        <w:tblInd w:w="0" w:type="dxa"/>
        <w:tblLook w:val="04A0" w:firstRow="1" w:lastRow="0" w:firstColumn="1" w:lastColumn="0" w:noHBand="0" w:noVBand="1"/>
      </w:tblPr>
      <w:tblGrid>
        <w:gridCol w:w="827"/>
        <w:gridCol w:w="8189"/>
      </w:tblGrid>
      <w:tr w:rsidR="00241AE2" w:rsidRPr="00C77F5E" w14:paraId="6814FE54" w14:textId="77777777" w:rsidTr="00773906">
        <w:tc>
          <w:tcPr>
            <w:tcW w:w="850" w:type="dxa"/>
          </w:tcPr>
          <w:p w14:paraId="493ADF49"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C</w:t>
            </w:r>
          </w:p>
        </w:tc>
        <w:tc>
          <w:tcPr>
            <w:tcW w:w="8498" w:type="dxa"/>
          </w:tcPr>
          <w:p w14:paraId="7294DD77"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Le diabète est la principale cause de cécité de l’adulte dans le monde.</w:t>
            </w:r>
          </w:p>
          <w:p w14:paraId="5401184A"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-La RD une complication chronique de l’hyperglycémie</w:t>
            </w:r>
          </w:p>
          <w:p w14:paraId="490DA4AD"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Elle n’est jamais présente au début du diabète de type 1, mais fréquemment au</w:t>
            </w:r>
          </w:p>
          <w:p w14:paraId="2B7359DD"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Diagnostic du diabète de type 2 (20%).</w:t>
            </w:r>
          </w:p>
          <w:p w14:paraId="034B4509"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C’est une complication dont on peut éviter les stades tardifs, symptomatiques.</w:t>
            </w:r>
          </w:p>
          <w:p w14:paraId="79A42443"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Les facteurs de risque potentialisant la progression de la rétinopathie diabétique</w:t>
            </w:r>
          </w:p>
          <w:p w14:paraId="29100ED0"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Durant la grossesse sont l’hypertension artérielle et la prééclampsie</w:t>
            </w:r>
          </w:p>
        </w:tc>
      </w:tr>
    </w:tbl>
    <w:p w14:paraId="086DC246" w14:textId="77777777" w:rsidR="00241AE2" w:rsidRPr="00C77F5E" w:rsidRDefault="00241AE2" w:rsidP="00241AE2">
      <w:pPr>
        <w:spacing w:after="0"/>
        <w:rPr>
          <w:rFonts w:ascii="Calibri" w:eastAsia="Times New Roman" w:hAnsi="Calibri" w:cs="Calibri"/>
          <w:b/>
          <w:bCs/>
          <w:color w:val="000000"/>
          <w:lang w:eastAsia="fr-FR"/>
        </w:rPr>
      </w:pPr>
    </w:p>
    <w:p w14:paraId="75C29E2A" w14:textId="77777777" w:rsidR="00241AE2" w:rsidRPr="00C77F5E" w:rsidRDefault="00241AE2" w:rsidP="00241AE2">
      <w:pPr>
        <w:spacing w:after="0"/>
        <w:rPr>
          <w:rFonts w:ascii="Calibri" w:eastAsia="Times New Roman" w:hAnsi="Calibri" w:cs="Calibri"/>
          <w:b/>
          <w:bCs/>
          <w:lang w:eastAsia="fr-FR"/>
        </w:rPr>
      </w:pPr>
      <w:r w:rsidRPr="00C77F5E">
        <w:rPr>
          <w:rFonts w:ascii="Calibri" w:eastAsia="Times New Roman" w:hAnsi="Calibri" w:cs="Calibri"/>
          <w:b/>
          <w:bCs/>
          <w:color w:val="000000"/>
          <w:lang w:eastAsia="fr-FR"/>
        </w:rPr>
        <w:lastRenderedPageBreak/>
        <w:t>Cas clinique N°02:  (P3 2024 T21)</w:t>
      </w:r>
    </w:p>
    <w:p w14:paraId="463AADF0" w14:textId="77777777" w:rsidR="00241AE2" w:rsidRPr="00C77F5E" w:rsidRDefault="00241AE2" w:rsidP="00241AE2">
      <w:pPr>
        <w:spacing w:after="0"/>
        <w:ind w:firstLine="2"/>
        <w:rPr>
          <w:rFonts w:ascii="Calibri" w:eastAsia="Times New Roman" w:hAnsi="Calibri" w:cs="Calibri"/>
          <w:lang w:eastAsia="fr-FR"/>
        </w:rPr>
      </w:pPr>
      <w:r w:rsidRPr="00C77F5E">
        <w:rPr>
          <w:rFonts w:ascii="Calibri" w:eastAsia="Times New Roman" w:hAnsi="Calibri" w:cs="Calibri"/>
          <w:color w:val="000000"/>
          <w:lang w:eastAsia="fr-FR"/>
        </w:rPr>
        <w:t>Patient âgé de 32 ans Diabétique de type 1 depuis l'âge de 18 ans vient vous consulter pour la première fois, en effet  il est sous Insuline prémixte 30 (26 Ul à 8h, 32 UI à 20h), travail dans une chaine de production laitière qui se plaint  d'hypoglycémies récurrentes jusqu'à 0.45 gr/l. II fait rarement de bilans et n'a pas de médecin fixe.  Tabagique actif, il pèse 65 kg pour 1.70 m, pression artérielle à 120/75 mmHg.  </w:t>
      </w:r>
    </w:p>
    <w:p w14:paraId="542FB39E" w14:textId="77777777" w:rsidR="00241AE2" w:rsidRPr="00C77F5E" w:rsidRDefault="00241AE2" w:rsidP="00241AE2">
      <w:pPr>
        <w:spacing w:after="0"/>
        <w:ind w:firstLine="12"/>
        <w:rPr>
          <w:rFonts w:ascii="Calibri" w:eastAsia="Times New Roman" w:hAnsi="Calibri" w:cs="Calibri"/>
          <w:lang w:eastAsia="fr-FR"/>
        </w:rPr>
      </w:pPr>
      <w:r w:rsidRPr="00C77F5E">
        <w:rPr>
          <w:rFonts w:ascii="Calibri" w:eastAsia="Times New Roman" w:hAnsi="Calibri" w:cs="Calibri"/>
          <w:color w:val="000000"/>
          <w:lang w:eastAsia="fr-FR"/>
        </w:rPr>
        <w:t>HbA1C à.9.9%, glycémie à jeun 1.66 gril, créatinine 9mg/l, chimie urinaire glucosurie à ++ sans cétonurie.  Albuminurie à 40 mg/gr créatinine et 65 mg/gr créatinine.  </w:t>
      </w:r>
    </w:p>
    <w:p w14:paraId="450A8FA9"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ECG sans anomalie, Examen ophtalmologique rétinopathie diabétique modérée.  </w:t>
      </w:r>
    </w:p>
    <w:p w14:paraId="41362960"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b/>
          <w:bCs/>
          <w:color w:val="000000"/>
          <w:lang w:eastAsia="fr-FR"/>
        </w:rPr>
        <w:t>2</w:t>
      </w:r>
      <w:r>
        <w:rPr>
          <w:rFonts w:ascii="Calibri" w:eastAsia="Times New Roman" w:hAnsi="Calibri" w:cs="Calibri"/>
          <w:b/>
          <w:bCs/>
          <w:color w:val="000000"/>
          <w:lang w:eastAsia="fr-FR"/>
        </w:rPr>
        <w:t>0</w:t>
      </w:r>
      <w:r w:rsidRPr="00C77F5E">
        <w:rPr>
          <w:rFonts w:ascii="Calibri" w:eastAsia="Times New Roman" w:hAnsi="Calibri" w:cs="Calibri"/>
          <w:b/>
          <w:bCs/>
          <w:color w:val="000000"/>
          <w:lang w:eastAsia="fr-FR"/>
        </w:rPr>
        <w:t>. Quel est l'objectif glycémique idéal pour ce patient:  </w:t>
      </w:r>
    </w:p>
    <w:p w14:paraId="55DE1FB1"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HbA1c à 8% sans hypoglycémies graves (&lt;0.5 gr/l).  </w:t>
      </w:r>
    </w:p>
    <w:p w14:paraId="45729EA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HbA1c à 8% sans hypoglycémies quel qu'en soit le type. </w:t>
      </w:r>
    </w:p>
    <w:p w14:paraId="593CF582"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w:t>
      </w:r>
      <w:r w:rsidRPr="00C77F5E">
        <w:rPr>
          <w:rFonts w:ascii="Calibri" w:eastAsia="Times New Roman" w:hAnsi="Calibri" w:cs="Calibri"/>
          <w:lang w:eastAsia="fr-FR"/>
        </w:rPr>
        <w:t>. HbA1c à 7.5% sans hypoglycémies graves</w:t>
      </w:r>
      <w:r w:rsidRPr="00C77F5E">
        <w:rPr>
          <w:rFonts w:ascii="Calibri" w:eastAsia="Times New Roman" w:hAnsi="Calibri" w:cs="Calibri"/>
          <w:color w:val="FF0000"/>
          <w:lang w:eastAsia="fr-FR"/>
        </w:rPr>
        <w:t>. </w:t>
      </w:r>
    </w:p>
    <w:p w14:paraId="12A366B4" w14:textId="77777777" w:rsidR="00241AE2" w:rsidRPr="00C77F5E" w:rsidRDefault="00241AE2" w:rsidP="00241AE2">
      <w:pPr>
        <w:spacing w:after="0"/>
        <w:rPr>
          <w:rFonts w:ascii="Calibri" w:eastAsia="Times New Roman" w:hAnsi="Calibri" w:cs="Calibri"/>
          <w:color w:val="000000"/>
          <w:lang w:eastAsia="fr-FR"/>
        </w:rPr>
      </w:pPr>
      <w:r w:rsidRPr="00C77F5E">
        <w:rPr>
          <w:rFonts w:ascii="Calibri" w:eastAsia="Times New Roman" w:hAnsi="Calibri" w:cs="Calibri"/>
          <w:color w:val="000000"/>
          <w:lang w:eastAsia="fr-FR"/>
        </w:rPr>
        <w:t xml:space="preserve">D. HbA1c à 7% avec un minimum d'hypoglycémies légères et sans hypoglycémies graves. </w:t>
      </w:r>
    </w:p>
    <w:p w14:paraId="21A7BF24"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HbA1c à 6% avec hypoglycémies quel qu'en soit le type.</w:t>
      </w:r>
    </w:p>
    <w:tbl>
      <w:tblPr>
        <w:tblStyle w:val="TableGrid"/>
        <w:tblW w:w="0" w:type="auto"/>
        <w:tblInd w:w="0" w:type="dxa"/>
        <w:tblLook w:val="04A0" w:firstRow="1" w:lastRow="0" w:firstColumn="1" w:lastColumn="0" w:noHBand="0" w:noVBand="1"/>
      </w:tblPr>
      <w:tblGrid>
        <w:gridCol w:w="827"/>
        <w:gridCol w:w="8189"/>
      </w:tblGrid>
      <w:tr w:rsidR="00241AE2" w:rsidRPr="00C77F5E" w14:paraId="410E7B3E" w14:textId="77777777" w:rsidTr="00773906">
        <w:tc>
          <w:tcPr>
            <w:tcW w:w="850" w:type="dxa"/>
          </w:tcPr>
          <w:p w14:paraId="3B5C80F3"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C</w:t>
            </w:r>
          </w:p>
        </w:tc>
        <w:tc>
          <w:tcPr>
            <w:tcW w:w="8498" w:type="dxa"/>
          </w:tcPr>
          <w:p w14:paraId="66CBBEF2"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w:t>
            </w:r>
            <w:r w:rsidRPr="00C77F5E">
              <w:rPr>
                <w:rFonts w:ascii="Calibri" w:eastAsia="Times New Roman" w:hAnsi="Calibri" w:cs="Calibri"/>
                <w:b/>
                <w:bCs/>
              </w:rPr>
              <w:t>OBJECTIFS GLYCEMIQUES</w:t>
            </w:r>
            <w:r w:rsidRPr="00C77F5E">
              <w:rPr>
                <w:rFonts w:ascii="Calibri" w:eastAsia="Times New Roman" w:hAnsi="Calibri" w:cs="Calibri"/>
              </w:rPr>
              <w:t xml:space="preserve"> </w:t>
            </w:r>
          </w:p>
          <w:p w14:paraId="31692D7F"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w:t>
            </w:r>
            <w:r w:rsidRPr="00C77F5E">
              <w:rPr>
                <w:rFonts w:ascii="Calibri" w:eastAsia="Times New Roman" w:hAnsi="Calibri" w:cs="Calibri"/>
                <w:i/>
                <w:iCs/>
              </w:rPr>
              <w:t>Buts : compromis entre qualité de vie et prévention des complications)</w:t>
            </w:r>
            <w:r w:rsidRPr="00C77F5E">
              <w:rPr>
                <w:rFonts w:ascii="Calibri" w:eastAsia="Times New Roman" w:hAnsi="Calibri" w:cs="Calibri"/>
              </w:rPr>
              <w:t xml:space="preserve"> </w:t>
            </w:r>
          </w:p>
          <w:p w14:paraId="2B0323F9"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1. Glycémie à jeun entre 0,8 et 1,2 g/1 (à moduler selon le patient)</w:t>
            </w:r>
          </w:p>
          <w:p w14:paraId="3287E232"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2. Glycémie post-prandiale entre 1,2 et 1,8 g/1 (idem)</w:t>
            </w:r>
          </w:p>
          <w:p w14:paraId="21FD70BB"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3. Glycémie au coucher entre 1,2 et 1,8 g/L</w:t>
            </w:r>
          </w:p>
          <w:p w14:paraId="12DA843D"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4. Glycémie nocturne&gt; 0,8 g/L</w:t>
            </w:r>
          </w:p>
          <w:p w14:paraId="640FC484"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5. </w:t>
            </w:r>
            <w:r w:rsidRPr="00C77F5E">
              <w:rPr>
                <w:rFonts w:ascii="Calibri" w:eastAsia="Times New Roman" w:hAnsi="Calibri" w:cs="Calibri"/>
                <w:b/>
                <w:bCs/>
              </w:rPr>
              <w:t>Hbal c &lt; 7,5 % (après 12 ans), 8 % (6-12 ans), 8,5 % (0 - 6 ans)</w:t>
            </w:r>
          </w:p>
          <w:p w14:paraId="4BF2EA2C"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6. Réduire au maximum la fréquence des hypoglycémies</w:t>
            </w:r>
          </w:p>
        </w:tc>
      </w:tr>
    </w:tbl>
    <w:p w14:paraId="639ACA85" w14:textId="77777777" w:rsidR="00241AE2" w:rsidRPr="00C77F5E" w:rsidRDefault="00241AE2" w:rsidP="00241AE2">
      <w:pPr>
        <w:spacing w:after="0"/>
        <w:rPr>
          <w:rFonts w:ascii="Calibri" w:eastAsia="Times New Roman" w:hAnsi="Calibri" w:cs="Calibri"/>
          <w:b/>
          <w:bCs/>
          <w:color w:val="000000"/>
          <w:lang w:eastAsia="fr-FR"/>
        </w:rPr>
      </w:pPr>
    </w:p>
    <w:p w14:paraId="445837B8"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b/>
          <w:bCs/>
          <w:color w:val="000000"/>
          <w:lang w:eastAsia="fr-FR"/>
        </w:rPr>
        <w:t>2</w:t>
      </w:r>
      <w:r>
        <w:rPr>
          <w:rFonts w:ascii="Calibri" w:eastAsia="Times New Roman" w:hAnsi="Calibri" w:cs="Calibri"/>
          <w:b/>
          <w:bCs/>
          <w:color w:val="000000"/>
          <w:lang w:eastAsia="fr-FR"/>
        </w:rPr>
        <w:t>1</w:t>
      </w:r>
      <w:r w:rsidRPr="00C77F5E">
        <w:rPr>
          <w:rFonts w:ascii="Calibri" w:eastAsia="Times New Roman" w:hAnsi="Calibri" w:cs="Calibri"/>
          <w:b/>
          <w:bCs/>
          <w:color w:val="000000"/>
          <w:lang w:eastAsia="fr-FR"/>
        </w:rPr>
        <w:t>. Vous expliquez au patient, qu'il est préférable de changer de type d'insuline :  </w:t>
      </w:r>
    </w:p>
    <w:p w14:paraId="075E5ACD"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Insuline prémixte avec rajout d'une injection au déjeuner à une dose fixe. </w:t>
      </w:r>
    </w:p>
    <w:p w14:paraId="49CE0C7D"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Insuline prémixte.avec rajout d'une injection au déjeuner à une dose flexible. </w:t>
      </w:r>
    </w:p>
    <w:p w14:paraId="00C20316" w14:textId="77777777" w:rsidR="00241AE2" w:rsidRPr="00C77F5E" w:rsidRDefault="00241AE2" w:rsidP="00241AE2">
      <w:pPr>
        <w:spacing w:after="0"/>
        <w:ind w:hanging="7"/>
        <w:rPr>
          <w:rFonts w:ascii="Calibri" w:eastAsia="Times New Roman" w:hAnsi="Calibri" w:cs="Calibri"/>
          <w:lang w:eastAsia="fr-FR"/>
        </w:rPr>
      </w:pPr>
      <w:r w:rsidRPr="00C77F5E">
        <w:rPr>
          <w:rFonts w:ascii="Calibri" w:eastAsia="Times New Roman" w:hAnsi="Calibri" w:cs="Calibri"/>
          <w:color w:val="000000"/>
          <w:lang w:eastAsia="fr-FR"/>
        </w:rPr>
        <w:t>C. Insuline basale avec des bolus d'insuline rapide à chaque repas et adaptation des doses régulièrement. D. Insuline basale avec des bolus d'insuline rapide matin et soir à une dose fixe. </w:t>
      </w:r>
    </w:p>
    <w:p w14:paraId="2DFD172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Garder le même schéma deux prémixte en majorant les doses à réajuster à la prochaine consultation. </w:t>
      </w:r>
    </w:p>
    <w:tbl>
      <w:tblPr>
        <w:tblStyle w:val="TableGrid"/>
        <w:tblW w:w="0" w:type="auto"/>
        <w:tblInd w:w="0" w:type="dxa"/>
        <w:tblLook w:val="04A0" w:firstRow="1" w:lastRow="0" w:firstColumn="1" w:lastColumn="0" w:noHBand="0" w:noVBand="1"/>
      </w:tblPr>
      <w:tblGrid>
        <w:gridCol w:w="829"/>
        <w:gridCol w:w="8187"/>
      </w:tblGrid>
      <w:tr w:rsidR="00241AE2" w:rsidRPr="00C77F5E" w14:paraId="39FC79E1" w14:textId="77777777" w:rsidTr="00773906">
        <w:tc>
          <w:tcPr>
            <w:tcW w:w="850" w:type="dxa"/>
          </w:tcPr>
          <w:p w14:paraId="616DAA1A"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C</w:t>
            </w:r>
          </w:p>
        </w:tc>
        <w:tc>
          <w:tcPr>
            <w:tcW w:w="8498" w:type="dxa"/>
          </w:tcPr>
          <w:p w14:paraId="47238D9C"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Le schéma basal-bolus est le traitement de choix pour le diabète de type 1</w:t>
            </w:r>
          </w:p>
        </w:tc>
      </w:tr>
    </w:tbl>
    <w:p w14:paraId="25DC8F45" w14:textId="77777777" w:rsidR="00241AE2" w:rsidRPr="00C77F5E" w:rsidRDefault="00241AE2" w:rsidP="00241AE2">
      <w:pPr>
        <w:spacing w:after="0"/>
        <w:ind w:firstLine="8"/>
        <w:rPr>
          <w:rFonts w:ascii="Calibri" w:eastAsia="Times New Roman" w:hAnsi="Calibri" w:cs="Calibri"/>
          <w:b/>
          <w:bCs/>
          <w:color w:val="000000"/>
          <w:lang w:eastAsia="fr-FR"/>
        </w:rPr>
      </w:pPr>
    </w:p>
    <w:p w14:paraId="19711E70" w14:textId="77777777" w:rsidR="00241AE2" w:rsidRPr="00C77F5E" w:rsidRDefault="00241AE2" w:rsidP="00241AE2">
      <w:pPr>
        <w:spacing w:after="0"/>
        <w:ind w:firstLine="8"/>
        <w:rPr>
          <w:rFonts w:ascii="Calibri" w:eastAsia="Times New Roman" w:hAnsi="Calibri" w:cs="Calibri"/>
          <w:lang w:eastAsia="fr-FR"/>
        </w:rPr>
      </w:pPr>
      <w:r w:rsidRPr="00C77F5E">
        <w:rPr>
          <w:rFonts w:ascii="Calibri" w:eastAsia="Times New Roman" w:hAnsi="Calibri" w:cs="Calibri"/>
          <w:b/>
          <w:bCs/>
          <w:lang w:eastAsia="fr-FR"/>
        </w:rPr>
        <w:t>2</w:t>
      </w:r>
      <w:r>
        <w:rPr>
          <w:rFonts w:ascii="Calibri" w:eastAsia="Times New Roman" w:hAnsi="Calibri" w:cs="Calibri"/>
          <w:b/>
          <w:bCs/>
          <w:lang w:eastAsia="fr-FR"/>
        </w:rPr>
        <w:t>2</w:t>
      </w:r>
      <w:r w:rsidRPr="00C77F5E">
        <w:rPr>
          <w:rFonts w:ascii="Calibri" w:eastAsia="Times New Roman" w:hAnsi="Calibri" w:cs="Calibri"/>
          <w:b/>
          <w:bCs/>
          <w:color w:val="000000"/>
          <w:lang w:eastAsia="fr-FR"/>
        </w:rPr>
        <w:t>. L'appréciation de l'équilibre glycémique de votre patient doit se faire par (La ou les réponses  justes):  </w:t>
      </w:r>
    </w:p>
    <w:p w14:paraId="23A9766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Glycémie capillaire 4 à 6 fois/jour et report quotidien sur un carnet de surveillance.  </w:t>
      </w:r>
    </w:p>
    <w:p w14:paraId="372FD403"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Système de contrôle glycémique continu (CGM) sur glycémie interstitielle. </w:t>
      </w:r>
    </w:p>
    <w:p w14:paraId="40E55054"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C. Glycémie capillaire une fois par jour et en cas d'hypoglycémie. </w:t>
      </w:r>
    </w:p>
    <w:p w14:paraId="38478D2B"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D. Glycémie capillaire 2 fois/ semaine et en cas d'hypoglycémie. </w:t>
      </w:r>
    </w:p>
    <w:p w14:paraId="2BFF7E9E" w14:textId="77777777" w:rsidR="00241AE2" w:rsidRPr="00C77F5E" w:rsidRDefault="00241AE2" w:rsidP="00241AE2">
      <w:pPr>
        <w:spacing w:after="0"/>
        <w:ind w:firstLine="11"/>
        <w:rPr>
          <w:rFonts w:ascii="Calibri" w:eastAsia="Times New Roman" w:hAnsi="Calibri" w:cs="Calibri"/>
          <w:color w:val="000000"/>
          <w:lang w:eastAsia="fr-FR"/>
        </w:rPr>
      </w:pPr>
      <w:r w:rsidRPr="00C77F5E">
        <w:rPr>
          <w:rFonts w:ascii="Calibri" w:eastAsia="Times New Roman" w:hAnsi="Calibri" w:cs="Calibri"/>
          <w:color w:val="000000"/>
          <w:lang w:eastAsia="fr-FR"/>
        </w:rPr>
        <w:lastRenderedPageBreak/>
        <w:t>E. Glycémie capillaire 7 fois/jour et report sur carnet de surveillance une semaine avant consultation.</w:t>
      </w:r>
    </w:p>
    <w:tbl>
      <w:tblPr>
        <w:tblStyle w:val="TableGrid"/>
        <w:tblW w:w="0" w:type="auto"/>
        <w:tblInd w:w="0" w:type="dxa"/>
        <w:tblLook w:val="04A0" w:firstRow="1" w:lastRow="0" w:firstColumn="1" w:lastColumn="0" w:noHBand="0" w:noVBand="1"/>
      </w:tblPr>
      <w:tblGrid>
        <w:gridCol w:w="828"/>
        <w:gridCol w:w="8188"/>
      </w:tblGrid>
      <w:tr w:rsidR="00241AE2" w:rsidRPr="00C77F5E" w14:paraId="6C624BB8" w14:textId="77777777" w:rsidTr="00773906">
        <w:tc>
          <w:tcPr>
            <w:tcW w:w="850" w:type="dxa"/>
          </w:tcPr>
          <w:p w14:paraId="03A93EA1"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A</w:t>
            </w:r>
          </w:p>
        </w:tc>
        <w:tc>
          <w:tcPr>
            <w:tcW w:w="8498" w:type="dxa"/>
          </w:tcPr>
          <w:p w14:paraId="0ED4680E"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-L'auto-surveillance repose sur 2 examens quotidiens qui aident à surveiller au jour le jour l'équilibre</w:t>
            </w:r>
          </w:p>
          <w:p w14:paraId="05A89218"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du diabète et la survenue de complications métaboliques</w:t>
            </w:r>
          </w:p>
          <w:p w14:paraId="2EF94E41" w14:textId="77777777" w:rsidR="00241AE2" w:rsidRPr="00C77F5E" w:rsidRDefault="00241AE2" w:rsidP="00773906">
            <w:pPr>
              <w:rPr>
                <w:rFonts w:ascii="Calibri" w:eastAsia="Times New Roman" w:hAnsi="Calibri" w:cs="Calibri"/>
                <w:b/>
                <w:bCs/>
              </w:rPr>
            </w:pPr>
            <w:r w:rsidRPr="00C77F5E">
              <w:rPr>
                <w:rFonts w:ascii="Calibri" w:eastAsia="Times New Roman" w:hAnsi="Calibri" w:cs="Calibri"/>
                <w:b/>
                <w:bCs/>
              </w:rPr>
              <w:t>- La glycémie capillaire+++</w:t>
            </w:r>
          </w:p>
          <w:p w14:paraId="2D3BDB8C" w14:textId="77777777" w:rsidR="00241AE2" w:rsidRPr="00C77F5E" w:rsidRDefault="00241AE2" w:rsidP="00773906">
            <w:pPr>
              <w:rPr>
                <w:rFonts w:ascii="Calibri" w:eastAsia="Times New Roman" w:hAnsi="Calibri" w:cs="Calibri"/>
              </w:rPr>
            </w:pPr>
            <w:r w:rsidRPr="00C77F5E">
              <w:rPr>
                <w:rFonts w:ascii="Calibri" w:eastAsia="Times New Roman" w:hAnsi="Calibri" w:cs="Calibri"/>
                <w:b/>
                <w:bCs/>
              </w:rPr>
              <w:t>- La bandelette urinaire(+/-)</w:t>
            </w:r>
          </w:p>
        </w:tc>
      </w:tr>
    </w:tbl>
    <w:p w14:paraId="11FFC516" w14:textId="77777777" w:rsidR="00241AE2" w:rsidRPr="00C77F5E" w:rsidRDefault="00241AE2" w:rsidP="00241AE2">
      <w:pPr>
        <w:spacing w:after="0"/>
        <w:rPr>
          <w:rFonts w:ascii="Calibri" w:eastAsia="Times New Roman" w:hAnsi="Calibri" w:cs="Calibri"/>
          <w:color w:val="000000"/>
          <w:lang w:eastAsia="fr-FR"/>
        </w:rPr>
      </w:pPr>
    </w:p>
    <w:p w14:paraId="1C389E8F" w14:textId="77777777" w:rsidR="00241AE2" w:rsidRPr="00C77F5E" w:rsidRDefault="00241AE2" w:rsidP="00241AE2">
      <w:pPr>
        <w:spacing w:after="0"/>
        <w:rPr>
          <w:rFonts w:ascii="Calibri" w:eastAsia="Times New Roman" w:hAnsi="Calibri" w:cs="Calibri"/>
          <w:b/>
          <w:bCs/>
          <w:color w:val="000000"/>
          <w:lang w:eastAsia="fr-FR"/>
        </w:rPr>
      </w:pPr>
      <w:r w:rsidRPr="00C77F5E">
        <w:rPr>
          <w:rFonts w:ascii="Calibri" w:eastAsia="Times New Roman" w:hAnsi="Calibri" w:cs="Calibri"/>
          <w:b/>
          <w:bCs/>
          <w:color w:val="000000"/>
          <w:lang w:eastAsia="fr-FR"/>
        </w:rPr>
        <w:t>2</w:t>
      </w:r>
      <w:r>
        <w:rPr>
          <w:rFonts w:ascii="Calibri" w:eastAsia="Times New Roman" w:hAnsi="Calibri" w:cs="Calibri"/>
          <w:b/>
          <w:bCs/>
          <w:color w:val="000000"/>
          <w:lang w:eastAsia="fr-FR"/>
        </w:rPr>
        <w:t>3</w:t>
      </w:r>
      <w:r w:rsidRPr="00C77F5E">
        <w:rPr>
          <w:rFonts w:ascii="Calibri" w:eastAsia="Times New Roman" w:hAnsi="Calibri" w:cs="Calibri"/>
          <w:b/>
          <w:bCs/>
          <w:color w:val="000000"/>
          <w:lang w:eastAsia="fr-FR"/>
        </w:rPr>
        <w:t>. Le diagnostic de néphropathie insipience est posé sur la base de :  </w:t>
      </w:r>
    </w:p>
    <w:p w14:paraId="432784F4"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Un seul taux d'Albuminurie entre 30 et 300 mg/ gr creatinine. </w:t>
      </w:r>
    </w:p>
    <w:p w14:paraId="5E245689"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B. Un seul taux d'albuminurie &gt; 300 mg/gr creatinine. </w:t>
      </w:r>
    </w:p>
    <w:p w14:paraId="3318B411" w14:textId="77777777" w:rsidR="00241AE2" w:rsidRPr="00C77F5E" w:rsidRDefault="00241AE2" w:rsidP="00241AE2">
      <w:pPr>
        <w:spacing w:after="0"/>
        <w:ind w:hanging="7"/>
        <w:rPr>
          <w:rFonts w:ascii="Calibri" w:eastAsia="Times New Roman" w:hAnsi="Calibri" w:cs="Calibri"/>
          <w:color w:val="000000"/>
          <w:lang w:eastAsia="fr-FR"/>
        </w:rPr>
      </w:pPr>
      <w:r w:rsidRPr="00C77F5E">
        <w:rPr>
          <w:rFonts w:ascii="Calibri" w:eastAsia="Times New Roman" w:hAnsi="Calibri" w:cs="Calibri"/>
          <w:color w:val="000000"/>
          <w:lang w:eastAsia="fr-FR"/>
        </w:rPr>
        <w:t xml:space="preserve">C. Albuminurie entre 30 et 300 mg/gr créatinine à deux dosages sur 3 dans les 3-6 mois.  </w:t>
      </w:r>
    </w:p>
    <w:p w14:paraId="55C0B209" w14:textId="77777777" w:rsidR="00241AE2" w:rsidRPr="00C77F5E" w:rsidRDefault="00241AE2" w:rsidP="00241AE2">
      <w:pPr>
        <w:spacing w:after="0"/>
        <w:ind w:hanging="7"/>
        <w:rPr>
          <w:rFonts w:ascii="Calibri" w:eastAsia="Times New Roman" w:hAnsi="Calibri" w:cs="Calibri"/>
          <w:lang w:eastAsia="fr-FR"/>
        </w:rPr>
      </w:pPr>
      <w:r w:rsidRPr="00C77F5E">
        <w:rPr>
          <w:rFonts w:ascii="Calibri" w:eastAsia="Times New Roman" w:hAnsi="Calibri" w:cs="Calibri"/>
          <w:color w:val="000000"/>
          <w:lang w:eastAsia="fr-FR"/>
        </w:rPr>
        <w:t>D. Albuminurie &gt; 15 mg/ gr créatinine à deux dosages sur 3 dans les 3-6 mois.  </w:t>
      </w:r>
    </w:p>
    <w:p w14:paraId="5C7AF682"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E. Albuminurie entre 30 et 300 mg/gr créatinine associée à une insuffisance rénale.  </w:t>
      </w:r>
    </w:p>
    <w:tbl>
      <w:tblPr>
        <w:tblStyle w:val="TableGrid"/>
        <w:tblW w:w="10201" w:type="dxa"/>
        <w:tblInd w:w="0" w:type="dxa"/>
        <w:tblLook w:val="04A0" w:firstRow="1" w:lastRow="0" w:firstColumn="1" w:lastColumn="0" w:noHBand="0" w:noVBand="1"/>
      </w:tblPr>
      <w:tblGrid>
        <w:gridCol w:w="850"/>
        <w:gridCol w:w="9351"/>
      </w:tblGrid>
      <w:tr w:rsidR="00241AE2" w:rsidRPr="00497604" w14:paraId="0D73A1E3" w14:textId="77777777" w:rsidTr="00773906">
        <w:tc>
          <w:tcPr>
            <w:tcW w:w="850" w:type="dxa"/>
          </w:tcPr>
          <w:p w14:paraId="744FC100"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C</w:t>
            </w:r>
          </w:p>
        </w:tc>
        <w:tc>
          <w:tcPr>
            <w:tcW w:w="9351" w:type="dxa"/>
          </w:tcPr>
          <w:p w14:paraId="32AC0CCB" w14:textId="77777777" w:rsidR="00241AE2" w:rsidRPr="00A70231" w:rsidRDefault="00241AE2" w:rsidP="00773906">
            <w:pPr>
              <w:rPr>
                <w:rFonts w:ascii="Calibri" w:eastAsia="Times New Roman" w:hAnsi="Calibri" w:cs="Calibri"/>
                <w:lang w:val="en-GB"/>
              </w:rPr>
            </w:pPr>
            <w:r w:rsidRPr="00A70231">
              <w:rPr>
                <w:rFonts w:ascii="Calibri" w:eastAsia="Times New Roman" w:hAnsi="Calibri" w:cs="Calibri"/>
                <w:lang w:val="en-GB"/>
              </w:rPr>
              <w:t xml:space="preserve"> Diabetic kidney disease (also termed “chronic kidney disease” [CKD] due to diabetes or diabetic nephropathy) is defined in both type 1 and type 2 diabetes as the presence of persisting severely elevated albuminuria of &gt;300 mg/24 h (or &gt;200 </w:t>
            </w:r>
            <w:r w:rsidRPr="00C77F5E">
              <w:rPr>
                <w:rFonts w:ascii="Calibri" w:eastAsia="Times New Roman" w:hAnsi="Calibri" w:cs="Calibri"/>
              </w:rPr>
              <w:t>μ</w:t>
            </w:r>
            <w:r w:rsidRPr="00A70231">
              <w:rPr>
                <w:rFonts w:ascii="Calibri" w:eastAsia="Times New Roman" w:hAnsi="Calibri" w:cs="Calibri"/>
                <w:lang w:val="en-GB"/>
              </w:rPr>
              <w:t>g/min), or an albumin-to-creatinine ratio (ACR) of &gt;300 mg/g, confirmed in at least 2 of 3 samples, with concurrent presence of diabetic retinopathy and absence of signs of other forms of renal disease. As such, this clinical diagnosis requires only basic clinical and laboratory evaluations. The normal range for albuminuria is &lt;30 mg/g, and the abnormal range is &gt;30 mg/g, but values within both these ranges may be associated with an elevated risk of renal and cardiovascular disease. The presence of moderately elevated urine albumin excretion (microalbuminuria) (30–300 mg/g) is widely regarded as a precursor of diabetic nephropathy, both indicating early risk and providing a target for intervention. However, in some cases microalbuminuria can display remission, either spontaneously or owing to treatment, resulting in a lower renal risk compared with progression of albuminuria</w:t>
            </w:r>
          </w:p>
        </w:tc>
      </w:tr>
    </w:tbl>
    <w:p w14:paraId="281648A6" w14:textId="77777777" w:rsidR="00241AE2" w:rsidRPr="00A70231" w:rsidRDefault="00241AE2" w:rsidP="00241AE2">
      <w:pPr>
        <w:spacing w:after="0"/>
        <w:rPr>
          <w:rFonts w:ascii="Calibri" w:eastAsia="Times New Roman" w:hAnsi="Calibri" w:cs="Calibri"/>
          <w:b/>
          <w:bCs/>
          <w:color w:val="000000"/>
          <w:lang w:val="en-GB" w:eastAsia="fr-FR"/>
        </w:rPr>
      </w:pPr>
    </w:p>
    <w:p w14:paraId="79EDD135"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b/>
          <w:bCs/>
          <w:color w:val="000000"/>
          <w:lang w:eastAsia="fr-FR"/>
        </w:rPr>
        <w:t>2</w:t>
      </w:r>
      <w:r>
        <w:rPr>
          <w:rFonts w:ascii="Calibri" w:eastAsia="Times New Roman" w:hAnsi="Calibri" w:cs="Calibri"/>
          <w:b/>
          <w:bCs/>
          <w:color w:val="000000"/>
          <w:lang w:eastAsia="fr-FR"/>
        </w:rPr>
        <w:t>4</w:t>
      </w:r>
      <w:r w:rsidRPr="00C77F5E">
        <w:rPr>
          <w:rFonts w:ascii="Calibri" w:eastAsia="Times New Roman" w:hAnsi="Calibri" w:cs="Calibri"/>
          <w:b/>
          <w:bCs/>
          <w:color w:val="000000"/>
          <w:lang w:eastAsia="fr-FR"/>
        </w:rPr>
        <w:t>. Le traitement de cette néphropathie repose sur (La ou les réponses justes):  </w:t>
      </w:r>
    </w:p>
    <w:p w14:paraId="337FD458"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A. L'équilibre glycémique quel que soit le stade de la néphropathie. </w:t>
      </w:r>
    </w:p>
    <w:p w14:paraId="4A01F1A2" w14:textId="77777777" w:rsidR="00241AE2" w:rsidRPr="00C77F5E" w:rsidRDefault="00241AE2" w:rsidP="00241AE2">
      <w:pPr>
        <w:spacing w:after="0"/>
        <w:ind w:firstLine="7"/>
        <w:rPr>
          <w:rFonts w:ascii="Calibri" w:eastAsia="Times New Roman" w:hAnsi="Calibri" w:cs="Calibri"/>
          <w:color w:val="000000"/>
          <w:lang w:eastAsia="fr-FR"/>
        </w:rPr>
      </w:pPr>
      <w:r w:rsidRPr="00C77F5E">
        <w:rPr>
          <w:rFonts w:ascii="Calibri" w:eastAsia="Times New Roman" w:hAnsi="Calibri" w:cs="Calibri"/>
          <w:color w:val="000000"/>
          <w:lang w:eastAsia="fr-FR"/>
        </w:rPr>
        <w:t xml:space="preserve">B. Traitement par Inhibiteur de l'enzyme de conversion ou antagoniste des récepteurs de l’angiotensine II. </w:t>
      </w:r>
    </w:p>
    <w:p w14:paraId="479FC07F" w14:textId="77777777" w:rsidR="00241AE2" w:rsidRPr="00C77F5E" w:rsidRDefault="00241AE2" w:rsidP="00241AE2">
      <w:pPr>
        <w:spacing w:after="0"/>
        <w:ind w:firstLine="7"/>
        <w:rPr>
          <w:rFonts w:ascii="Calibri" w:eastAsia="Times New Roman" w:hAnsi="Calibri" w:cs="Calibri"/>
          <w:lang w:eastAsia="fr-FR"/>
        </w:rPr>
      </w:pPr>
      <w:r w:rsidRPr="00C77F5E">
        <w:rPr>
          <w:rFonts w:ascii="Calibri" w:eastAsia="Times New Roman" w:hAnsi="Calibri" w:cs="Calibri"/>
          <w:color w:val="000000"/>
          <w:lang w:eastAsia="fr-FR"/>
        </w:rPr>
        <w:t>C. Arrêt du tabac. </w:t>
      </w:r>
    </w:p>
    <w:p w14:paraId="56A8B083" w14:textId="77777777" w:rsidR="00241AE2" w:rsidRPr="00C77F5E" w:rsidRDefault="00241AE2" w:rsidP="00241AE2">
      <w:pPr>
        <w:spacing w:after="0"/>
        <w:rPr>
          <w:rFonts w:ascii="Calibri" w:eastAsia="Times New Roman" w:hAnsi="Calibri" w:cs="Calibri"/>
          <w:lang w:eastAsia="fr-FR"/>
        </w:rPr>
      </w:pPr>
      <w:r w:rsidRPr="00C77F5E">
        <w:rPr>
          <w:rFonts w:ascii="Calibri" w:eastAsia="Times New Roman" w:hAnsi="Calibri" w:cs="Calibri"/>
          <w:color w:val="000000"/>
          <w:lang w:eastAsia="fr-FR"/>
        </w:rPr>
        <w:t>D. Eviction des infections urinaires ou foule pathologie aggravant la fonction rénale. </w:t>
      </w:r>
    </w:p>
    <w:p w14:paraId="20886C68" w14:textId="77777777" w:rsidR="00241AE2" w:rsidRPr="00C77F5E" w:rsidRDefault="00241AE2" w:rsidP="00241AE2">
      <w:pPr>
        <w:spacing w:after="0"/>
        <w:rPr>
          <w:rFonts w:ascii="Calibri" w:eastAsia="Times New Roman" w:hAnsi="Calibri" w:cs="Calibri"/>
          <w:color w:val="000000"/>
          <w:lang w:eastAsia="fr-FR"/>
        </w:rPr>
      </w:pPr>
      <w:r w:rsidRPr="00C77F5E">
        <w:rPr>
          <w:rFonts w:ascii="Calibri" w:eastAsia="Times New Roman" w:hAnsi="Calibri" w:cs="Calibri"/>
          <w:color w:val="000000"/>
          <w:lang w:eastAsia="fr-FR"/>
        </w:rPr>
        <w:t>E. Toute ces réponses. </w:t>
      </w:r>
    </w:p>
    <w:tbl>
      <w:tblPr>
        <w:tblStyle w:val="TableGrid"/>
        <w:tblW w:w="10201" w:type="dxa"/>
        <w:tblInd w:w="0" w:type="dxa"/>
        <w:tblLook w:val="04A0" w:firstRow="1" w:lastRow="0" w:firstColumn="1" w:lastColumn="0" w:noHBand="0" w:noVBand="1"/>
      </w:tblPr>
      <w:tblGrid>
        <w:gridCol w:w="850"/>
        <w:gridCol w:w="9351"/>
      </w:tblGrid>
      <w:tr w:rsidR="00241AE2" w:rsidRPr="00C77F5E" w14:paraId="5EF74D2B" w14:textId="77777777" w:rsidTr="00773906">
        <w:tc>
          <w:tcPr>
            <w:tcW w:w="850" w:type="dxa"/>
          </w:tcPr>
          <w:p w14:paraId="2CB38AF4" w14:textId="77777777" w:rsidR="00241AE2" w:rsidRPr="00C77F5E" w:rsidRDefault="00241AE2" w:rsidP="00773906">
            <w:pPr>
              <w:jc w:val="center"/>
              <w:rPr>
                <w:rFonts w:ascii="Calibri" w:eastAsia="Times New Roman" w:hAnsi="Calibri" w:cs="Calibri"/>
                <w:b/>
                <w:bCs/>
                <w:sz w:val="24"/>
                <w:szCs w:val="24"/>
              </w:rPr>
            </w:pPr>
            <w:r w:rsidRPr="00C77F5E">
              <w:rPr>
                <w:rFonts w:ascii="Calibri" w:eastAsia="Times New Roman" w:hAnsi="Calibri" w:cs="Calibri"/>
                <w:b/>
                <w:bCs/>
                <w:sz w:val="24"/>
                <w:szCs w:val="24"/>
              </w:rPr>
              <w:t>E</w:t>
            </w:r>
          </w:p>
        </w:tc>
        <w:tc>
          <w:tcPr>
            <w:tcW w:w="9351" w:type="dxa"/>
          </w:tcPr>
          <w:p w14:paraId="7EE67CD1" w14:textId="77777777" w:rsidR="00241AE2" w:rsidRPr="00C77F5E" w:rsidRDefault="00241AE2" w:rsidP="00773906">
            <w:pPr>
              <w:jc w:val="center"/>
              <w:rPr>
                <w:rFonts w:ascii="Calibri" w:eastAsia="Times New Roman" w:hAnsi="Calibri" w:cs="Calibri"/>
                <w:b/>
                <w:bCs/>
                <w:i/>
                <w:iCs/>
              </w:rPr>
            </w:pPr>
            <w:r w:rsidRPr="00C77F5E">
              <w:rPr>
                <w:rFonts w:ascii="Calibri" w:eastAsia="Times New Roman" w:hAnsi="Calibri" w:cs="Calibri"/>
                <w:b/>
                <w:bCs/>
                <w:i/>
                <w:iCs/>
              </w:rPr>
              <w:t>La prise en charge de la néphropathies diabétiques :</w:t>
            </w:r>
          </w:p>
          <w:p w14:paraId="6B4F5762"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 xml:space="preserve"> 1-le contrôle de la glycémie Hba1c &lt; 7%</w:t>
            </w:r>
          </w:p>
          <w:p w14:paraId="5DD8355F"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2-le contrôle de la pression artérielle : PA&lt; 130/80 mm Hg ;</w:t>
            </w:r>
          </w:p>
          <w:p w14:paraId="4A847792"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3-Prendre en charge tous les facteurs de risque associés (dyslipidémie, arrêt du tabac, lutter contre l’obésité)</w:t>
            </w:r>
          </w:p>
          <w:p w14:paraId="56EBF1C2"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lastRenderedPageBreak/>
              <w:t>4-l’utilisation d’inhibiteurs de l’enzyme de conversion (IEC) ou d’antagonistes des</w:t>
            </w:r>
          </w:p>
          <w:p w14:paraId="34A67186"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Récepteurs l’angiotensine II.</w:t>
            </w:r>
          </w:p>
          <w:p w14:paraId="705DF78B"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5-La prescription de statine chez les diabétiques avec micro ou macro albuminurie.</w:t>
            </w:r>
          </w:p>
          <w:p w14:paraId="5FEE95D7" w14:textId="77777777" w:rsidR="00241AE2" w:rsidRPr="00C77F5E" w:rsidRDefault="00241AE2" w:rsidP="00773906">
            <w:pPr>
              <w:rPr>
                <w:rFonts w:ascii="Calibri" w:eastAsia="Times New Roman" w:hAnsi="Calibri" w:cs="Calibri"/>
              </w:rPr>
            </w:pPr>
            <w:r w:rsidRPr="00C77F5E">
              <w:rPr>
                <w:rFonts w:ascii="Calibri" w:eastAsia="Times New Roman" w:hAnsi="Calibri" w:cs="Calibri"/>
              </w:rPr>
              <w:t>6- Inhibiteurs des SGLT2 pour prévenir et ralentir la progression de la MRC</w:t>
            </w:r>
          </w:p>
        </w:tc>
      </w:tr>
    </w:tbl>
    <w:p w14:paraId="50585252" w14:textId="77777777" w:rsidR="00241AE2" w:rsidRPr="00C77F5E" w:rsidRDefault="00241AE2" w:rsidP="00241AE2">
      <w:pPr>
        <w:spacing w:after="0"/>
        <w:rPr>
          <w:rFonts w:ascii="Calibri" w:eastAsia="Times New Roman" w:hAnsi="Calibri" w:cs="Calibri"/>
          <w:lang w:eastAsia="fr-FR"/>
        </w:rPr>
      </w:pPr>
    </w:p>
    <w:p w14:paraId="675AFC9D" w14:textId="77777777" w:rsidR="00241AE2" w:rsidRPr="00C77F5E" w:rsidRDefault="00241AE2" w:rsidP="00241AE2">
      <w:pPr>
        <w:spacing w:after="0"/>
        <w:jc w:val="right"/>
        <w:rPr>
          <w:rFonts w:ascii="Calibri" w:eastAsia="Times New Roman" w:hAnsi="Calibri" w:cs="Calibri"/>
          <w:lang w:eastAsia="fr-FR"/>
        </w:rPr>
      </w:pPr>
      <w:r w:rsidRPr="00C77F5E">
        <w:rPr>
          <w:rFonts w:ascii="Calibri" w:eastAsia="Times New Roman" w:hAnsi="Calibri" w:cs="Calibri"/>
          <w:color w:val="000000"/>
          <w:lang w:eastAsia="fr-FR"/>
        </w:rPr>
        <w:t>-Fin du cas clinique </w:t>
      </w:r>
    </w:p>
    <w:p w14:paraId="2899F14C" w14:textId="77777777" w:rsidR="00241AE2" w:rsidRPr="00C77F5E" w:rsidRDefault="00241AE2" w:rsidP="00241AE2">
      <w:pPr>
        <w:spacing w:after="0"/>
        <w:rPr>
          <w:rFonts w:ascii="Calibri" w:eastAsia="Times New Roman" w:hAnsi="Calibri" w:cs="Calibri"/>
          <w:b/>
          <w:bCs/>
          <w:color w:val="000000"/>
          <w:lang w:eastAsia="fr-FR"/>
        </w:rPr>
      </w:pPr>
    </w:p>
    <w:p w14:paraId="34CAB76B"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25</w:t>
      </w:r>
      <w:r w:rsidRPr="00C77F5E">
        <w:rPr>
          <w:rFonts w:ascii="Calibri" w:eastAsia="Times New Roman" w:hAnsi="Calibri" w:cs="Calibri"/>
          <w:b/>
          <w:bCs/>
          <w:color w:val="1C1E21"/>
          <w:lang w:eastAsia="fr-FR"/>
        </w:rPr>
        <w:t>. Les complications microangiopathiques du patient diabétique: (La réponse juste)</w:t>
      </w:r>
      <w:r w:rsidRPr="00C77F5E">
        <w:rPr>
          <w:rFonts w:ascii="Calibri" w:eastAsia="Times New Roman" w:hAnsi="Calibri" w:cs="Calibri"/>
          <w:b/>
          <w:bCs/>
          <w:color w:val="050505"/>
          <w:lang w:eastAsia="fr-FR"/>
        </w:rPr>
        <w:t xml:space="preserve"> (P1 2024 T33)</w:t>
      </w:r>
    </w:p>
    <w:p w14:paraId="5FEB504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Ne sont rencontrées que chez le diabétique de type 1.</w:t>
      </w:r>
    </w:p>
    <w:p w14:paraId="617457F0"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Doivent être dépistées dès le diagnostic du diabète de type 2.</w:t>
      </w:r>
    </w:p>
    <w:p w14:paraId="475E7458"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Sont des complications souvent retrouvées chez l'intolérant au glucose</w:t>
      </w:r>
    </w:p>
    <w:p w14:paraId="0DA22BDD"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L'HTA et la dyslipidémie sont les principaux facteurs de risque de la microangiopathie</w:t>
      </w:r>
    </w:p>
    <w:p w14:paraId="2179733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La maladie rénale chronique diabétique est la complication la plus fréquente du diabétique</w:t>
      </w:r>
    </w:p>
    <w:tbl>
      <w:tblPr>
        <w:tblStyle w:val="TableGrid"/>
        <w:tblpPr w:leftFromText="180" w:rightFromText="180" w:vertAnchor="text" w:horzAnchor="margin" w:tblpXSpec="center" w:tblpY="210"/>
        <w:tblW w:w="10060" w:type="dxa"/>
        <w:tblInd w:w="0" w:type="dxa"/>
        <w:tblLayout w:type="fixed"/>
        <w:tblLook w:val="04A0" w:firstRow="1" w:lastRow="0" w:firstColumn="1" w:lastColumn="0" w:noHBand="0" w:noVBand="1"/>
      </w:tblPr>
      <w:tblGrid>
        <w:gridCol w:w="900"/>
        <w:gridCol w:w="9160"/>
      </w:tblGrid>
      <w:tr w:rsidR="00241AE2" w:rsidRPr="00C77F5E" w14:paraId="06540D52" w14:textId="77777777" w:rsidTr="00773906">
        <w:tc>
          <w:tcPr>
            <w:tcW w:w="900" w:type="dxa"/>
          </w:tcPr>
          <w:p w14:paraId="4B46963E"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B</w:t>
            </w:r>
          </w:p>
        </w:tc>
        <w:tc>
          <w:tcPr>
            <w:tcW w:w="9160" w:type="dxa"/>
          </w:tcPr>
          <w:p w14:paraId="6DFEB35E" w14:textId="77777777" w:rsidR="00241AE2" w:rsidRPr="00C77F5E" w:rsidRDefault="00241AE2" w:rsidP="00773906">
            <w:pPr>
              <w:rPr>
                <w:rFonts w:ascii="Calibri" w:eastAsia="Times New Roman" w:hAnsi="Calibri" w:cs="Calibri"/>
                <w:color w:val="1C1E21"/>
              </w:rPr>
            </w:pPr>
            <w:r w:rsidRPr="00C77F5E">
              <w:rPr>
                <w:rFonts w:ascii="Calibri" w:eastAsia="Times New Roman" w:hAnsi="Calibri" w:cs="Calibri"/>
                <w:color w:val="1C1E21"/>
              </w:rPr>
              <w:t>- chez le diabétique type 2 le diagnostic est posé souvent tardivement après une évolution de diabète et donc le dépistage des micro angiopathies est systématique</w:t>
            </w:r>
          </w:p>
          <w:p w14:paraId="5F341E19" w14:textId="77777777" w:rsidR="00241AE2" w:rsidRPr="00C77F5E" w:rsidRDefault="00241AE2" w:rsidP="00773906">
            <w:pPr>
              <w:rPr>
                <w:rFonts w:ascii="Calibri" w:eastAsia="Times New Roman" w:hAnsi="Calibri" w:cs="Calibri"/>
                <w:color w:val="1C1E21"/>
              </w:rPr>
            </w:pPr>
            <w:r w:rsidRPr="00C77F5E">
              <w:rPr>
                <w:rFonts w:ascii="Calibri" w:eastAsia="Times New Roman" w:hAnsi="Calibri" w:cs="Calibri"/>
                <w:color w:val="1C1E21"/>
              </w:rPr>
              <w:t xml:space="preserve">-Tous les diabétiques ne développent pas de néphropathie clinique </w:t>
            </w:r>
          </w:p>
          <w:p w14:paraId="6D739625" w14:textId="77777777" w:rsidR="00241AE2" w:rsidRPr="00C77F5E" w:rsidRDefault="00241AE2" w:rsidP="00773906">
            <w:pPr>
              <w:rPr>
                <w:rFonts w:ascii="Calibri" w:eastAsia="Times New Roman" w:hAnsi="Calibri" w:cs="Calibri"/>
                <w:color w:val="1C1E21"/>
              </w:rPr>
            </w:pPr>
            <w:r w:rsidRPr="00C77F5E">
              <w:rPr>
                <w:rFonts w:ascii="Calibri" w:eastAsia="Times New Roman" w:hAnsi="Calibri" w:cs="Calibri"/>
                <w:color w:val="1C1E21"/>
              </w:rPr>
              <w:t>- les micro angiopathies est dues à une accumulation de sucres en excès dans les petits vaisseaux</w:t>
            </w:r>
          </w:p>
        </w:tc>
      </w:tr>
    </w:tbl>
    <w:p w14:paraId="618FAA46"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p>
    <w:p w14:paraId="5F843511"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Pr>
          <w:rFonts w:ascii="Calibri" w:eastAsia="Times New Roman" w:hAnsi="Calibri" w:cs="Calibri"/>
          <w:b/>
          <w:bCs/>
          <w:color w:val="1C1E21"/>
          <w:lang w:eastAsia="fr-FR"/>
        </w:rPr>
        <w:t>26</w:t>
      </w:r>
      <w:r w:rsidRPr="00C77F5E">
        <w:rPr>
          <w:rFonts w:ascii="Calibri" w:eastAsia="Times New Roman" w:hAnsi="Calibri" w:cs="Calibri"/>
          <w:b/>
          <w:bCs/>
          <w:color w:val="1C1E21"/>
          <w:lang w:eastAsia="fr-FR"/>
        </w:rPr>
        <w:t>. La neuropathie diabétique (La ou les réponses justes)</w:t>
      </w:r>
      <w:r w:rsidRPr="00C77F5E">
        <w:rPr>
          <w:rFonts w:ascii="Calibri" w:eastAsia="Times New Roman" w:hAnsi="Calibri" w:cs="Calibri"/>
          <w:b/>
          <w:bCs/>
          <w:color w:val="050505"/>
          <w:lang w:eastAsia="fr-FR"/>
        </w:rPr>
        <w:t xml:space="preserve"> (P1 2024 T30)</w:t>
      </w:r>
    </w:p>
    <w:p w14:paraId="6DF4ADC2"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A. Est la complication macroangiopathique la plus commune du diabéte sucré</w:t>
      </w:r>
    </w:p>
    <w:p w14:paraId="5EBACA7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L'atteinte de la sensibilité profonde est le plus souvent présente précocement</w:t>
      </w:r>
    </w:p>
    <w:p w14:paraId="3EF6DD2D"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L'examen au monofilament permet d'évaluer la sensibilité vibratoire</w:t>
      </w:r>
    </w:p>
    <w:p w14:paraId="1F8FD0EE"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Peut se manifester par une douleur des membres inférieurs</w:t>
      </w:r>
    </w:p>
    <w:p w14:paraId="6B4EFC2C"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Sa prévention passe essentiellement par un bon équilibre du diabète sucré</w:t>
      </w:r>
    </w:p>
    <w:tbl>
      <w:tblPr>
        <w:tblStyle w:val="TableGrid"/>
        <w:tblpPr w:leftFromText="180" w:rightFromText="180" w:vertAnchor="text" w:horzAnchor="margin" w:tblpXSpec="center" w:tblpY="210"/>
        <w:tblW w:w="9824" w:type="dxa"/>
        <w:tblInd w:w="0" w:type="dxa"/>
        <w:tblLayout w:type="fixed"/>
        <w:tblLook w:val="04A0" w:firstRow="1" w:lastRow="0" w:firstColumn="1" w:lastColumn="0" w:noHBand="0" w:noVBand="1"/>
      </w:tblPr>
      <w:tblGrid>
        <w:gridCol w:w="1331"/>
        <w:gridCol w:w="8493"/>
      </w:tblGrid>
      <w:tr w:rsidR="00241AE2" w:rsidRPr="00C77F5E" w14:paraId="0223FAE9" w14:textId="77777777" w:rsidTr="00773906">
        <w:tc>
          <w:tcPr>
            <w:tcW w:w="1331" w:type="dxa"/>
          </w:tcPr>
          <w:p w14:paraId="502D0949"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BDE</w:t>
            </w:r>
          </w:p>
        </w:tc>
        <w:tc>
          <w:tcPr>
            <w:tcW w:w="8493" w:type="dxa"/>
          </w:tcPr>
          <w:p w14:paraId="6ACA2589" w14:textId="77777777" w:rsidR="00241AE2" w:rsidRPr="00C77F5E" w:rsidRDefault="00241AE2" w:rsidP="00773906">
            <w:pPr>
              <w:rPr>
                <w:rFonts w:ascii="Calibri" w:eastAsia="Times New Roman" w:hAnsi="Calibri" w:cs="Calibri"/>
                <w:color w:val="1C1E21"/>
              </w:rPr>
            </w:pPr>
            <w:r w:rsidRPr="00C77F5E">
              <w:rPr>
                <w:rFonts w:ascii="Calibri" w:eastAsia="Times New Roman" w:hAnsi="Calibri" w:cs="Calibri"/>
                <w:color w:val="1C1E21"/>
              </w:rPr>
              <w:t xml:space="preserve"> -LA neuropathie diabétique est une microangiopathie </w:t>
            </w:r>
          </w:p>
          <w:p w14:paraId="680EE7D0" w14:textId="77777777" w:rsidR="00241AE2" w:rsidRPr="00C77F5E" w:rsidRDefault="00241AE2" w:rsidP="00773906">
            <w:pPr>
              <w:rPr>
                <w:rFonts w:ascii="Calibri" w:eastAsia="Times New Roman" w:hAnsi="Calibri" w:cs="Calibri"/>
                <w:color w:val="1C1E21"/>
              </w:rPr>
            </w:pPr>
            <w:r w:rsidRPr="00C77F5E">
              <w:rPr>
                <w:rFonts w:ascii="Calibri" w:eastAsia="Times New Roman" w:hAnsi="Calibri" w:cs="Calibri"/>
                <w:color w:val="1C1E21"/>
              </w:rPr>
              <w:t xml:space="preserve">-Les polynévrites  est la forme la plus fréquente, Généralement à prédominance sensitive, </w:t>
            </w:r>
            <w:r w:rsidRPr="00C77F5E">
              <w:rPr>
                <w:rFonts w:ascii="Calibri" w:eastAsia="Times New Roman" w:hAnsi="Calibri" w:cs="Calibri"/>
                <w:b/>
                <w:bCs/>
                <w:color w:val="1C1E21"/>
              </w:rPr>
              <w:t>atteinte PRECOCE de la sensibilité profonde</w:t>
            </w:r>
            <w:r w:rsidRPr="00C77F5E">
              <w:rPr>
                <w:rFonts w:ascii="Calibri" w:eastAsia="Times New Roman" w:hAnsi="Calibri" w:cs="Calibri"/>
                <w:color w:val="1C1E21"/>
              </w:rPr>
              <w:t xml:space="preserve"> et vibratoire, plus </w:t>
            </w:r>
            <w:r w:rsidRPr="00C77F5E">
              <w:rPr>
                <w:rFonts w:ascii="Calibri" w:eastAsia="Times New Roman" w:hAnsi="Calibri" w:cs="Calibri"/>
                <w:b/>
                <w:bCs/>
                <w:color w:val="1C1E21"/>
              </w:rPr>
              <w:t xml:space="preserve">TARDIVEMENT </w:t>
            </w:r>
            <w:r w:rsidRPr="00C77F5E">
              <w:rPr>
                <w:rFonts w:ascii="Calibri" w:eastAsia="Times New Roman" w:hAnsi="Calibri" w:cs="Calibri"/>
                <w:color w:val="1C1E21"/>
              </w:rPr>
              <w:t xml:space="preserve">thermo-algésique </w:t>
            </w:r>
          </w:p>
          <w:p w14:paraId="1EDFF7E6"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ROT abolis</w:t>
            </w:r>
          </w:p>
          <w:p w14:paraId="1135E429"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-elle peut se manifester également par :</w:t>
            </w:r>
          </w:p>
          <w:p w14:paraId="5B7EB5CF" w14:textId="77777777" w:rsidR="00241AE2" w:rsidRPr="00C77F5E" w:rsidRDefault="00241AE2">
            <w:pPr>
              <w:numPr>
                <w:ilvl w:val="0"/>
                <w:numId w:val="45"/>
              </w:numPr>
              <w:spacing w:after="0" w:line="240" w:lineRule="auto"/>
              <w:textAlignment w:val="center"/>
              <w:rPr>
                <w:rFonts w:ascii="Calibri" w:eastAsia="Times New Roman" w:hAnsi="Calibri" w:cs="Calibri"/>
                <w:b/>
                <w:bCs/>
                <w:color w:val="1C1E21"/>
              </w:rPr>
            </w:pPr>
            <w:r w:rsidRPr="00C77F5E">
              <w:rPr>
                <w:rFonts w:ascii="Calibri" w:eastAsia="Times New Roman" w:hAnsi="Calibri" w:cs="Calibri"/>
                <w:b/>
                <w:bCs/>
                <w:color w:val="1C1E21"/>
              </w:rPr>
              <w:t>cruralgie </w:t>
            </w:r>
          </w:p>
          <w:p w14:paraId="2711B9E4" w14:textId="77777777" w:rsidR="00241AE2" w:rsidRPr="00C77F5E" w:rsidRDefault="00241AE2">
            <w:pPr>
              <w:numPr>
                <w:ilvl w:val="0"/>
                <w:numId w:val="45"/>
              </w:numPr>
              <w:spacing w:after="0" w:line="240" w:lineRule="auto"/>
              <w:textAlignment w:val="center"/>
              <w:rPr>
                <w:rFonts w:ascii="Calibri" w:eastAsia="Times New Roman" w:hAnsi="Calibri" w:cs="Calibri"/>
                <w:color w:val="1C1E21"/>
              </w:rPr>
            </w:pPr>
            <w:r w:rsidRPr="00C77F5E">
              <w:rPr>
                <w:rFonts w:ascii="Calibri" w:eastAsia="Times New Roman" w:hAnsi="Calibri" w:cs="Calibri"/>
                <w:color w:val="1C1E21"/>
              </w:rPr>
              <w:t>paralysies oculomotrices (VI ou III) avec un facteur vasculaire expliquant leur début brutal </w:t>
            </w:r>
          </w:p>
          <w:p w14:paraId="6E1524AF" w14:textId="77777777" w:rsidR="00241AE2" w:rsidRPr="00C77F5E" w:rsidRDefault="00241AE2">
            <w:pPr>
              <w:numPr>
                <w:ilvl w:val="0"/>
                <w:numId w:val="45"/>
              </w:numPr>
              <w:spacing w:after="0" w:line="240" w:lineRule="auto"/>
              <w:textAlignment w:val="center"/>
              <w:rPr>
                <w:rFonts w:ascii="Calibri" w:eastAsia="Times New Roman" w:hAnsi="Calibri" w:cs="Calibri"/>
                <w:color w:val="1C1E21"/>
              </w:rPr>
            </w:pPr>
            <w:r w:rsidRPr="00C77F5E">
              <w:rPr>
                <w:rFonts w:ascii="Calibri" w:eastAsia="Times New Roman" w:hAnsi="Calibri" w:cs="Calibri"/>
                <w:color w:val="1C1E21"/>
              </w:rPr>
              <w:t>amyotrophie proximale des membres inférieurs </w:t>
            </w:r>
          </w:p>
          <w:p w14:paraId="3C2D4B01" w14:textId="77777777" w:rsidR="00241AE2" w:rsidRPr="00C77F5E" w:rsidRDefault="00241AE2">
            <w:pPr>
              <w:numPr>
                <w:ilvl w:val="0"/>
                <w:numId w:val="45"/>
              </w:numPr>
              <w:spacing w:after="0" w:line="240" w:lineRule="auto"/>
              <w:textAlignment w:val="center"/>
              <w:rPr>
                <w:rFonts w:ascii="Calibri" w:eastAsia="Times New Roman" w:hAnsi="Calibri" w:cs="Calibri"/>
                <w:color w:val="1C1E21"/>
              </w:rPr>
            </w:pPr>
            <w:r w:rsidRPr="00C77F5E">
              <w:rPr>
                <w:rFonts w:ascii="Calibri" w:eastAsia="Times New Roman" w:hAnsi="Calibri" w:cs="Calibri"/>
                <w:color w:val="1C1E21"/>
              </w:rPr>
              <w:t>névralgies du cubital, du médian, intercostales</w:t>
            </w:r>
          </w:p>
          <w:p w14:paraId="30A341E7" w14:textId="77777777" w:rsidR="00241AE2" w:rsidRPr="00C77F5E" w:rsidRDefault="00241AE2" w:rsidP="00773906">
            <w:pPr>
              <w:textAlignment w:val="center"/>
              <w:rPr>
                <w:rFonts w:ascii="Calibri" w:eastAsia="Times New Roman" w:hAnsi="Calibri" w:cs="Calibri"/>
                <w:color w:val="1C1E21"/>
              </w:rPr>
            </w:pPr>
          </w:p>
        </w:tc>
      </w:tr>
    </w:tbl>
    <w:p w14:paraId="395D74C4"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p>
    <w:p w14:paraId="51555EEB" w14:textId="77777777" w:rsidR="00241AE2" w:rsidRPr="00C77F5E" w:rsidRDefault="00241AE2" w:rsidP="00241AE2">
      <w:pPr>
        <w:shd w:val="clear" w:color="auto" w:fill="FFFFFF"/>
        <w:spacing w:after="0" w:line="240" w:lineRule="auto"/>
        <w:textAlignment w:val="center"/>
        <w:rPr>
          <w:rFonts w:ascii="Calibri" w:eastAsia="Times New Roman" w:hAnsi="Calibri" w:cs="Calibri"/>
          <w:b/>
          <w:bCs/>
          <w:color w:val="1C1E21"/>
          <w:lang w:eastAsia="fr-FR"/>
        </w:rPr>
      </w:pPr>
      <w:r w:rsidRPr="00C77F5E">
        <w:rPr>
          <w:rFonts w:ascii="Calibri" w:eastAsia="Times New Roman" w:hAnsi="Calibri" w:cs="Calibri"/>
          <w:b/>
          <w:bCs/>
          <w:color w:val="1C1E21"/>
          <w:lang w:eastAsia="fr-FR"/>
        </w:rPr>
        <w:t>2</w:t>
      </w:r>
      <w:r>
        <w:rPr>
          <w:rFonts w:ascii="Calibri" w:eastAsia="Times New Roman" w:hAnsi="Calibri" w:cs="Calibri"/>
          <w:b/>
          <w:bCs/>
          <w:color w:val="1C1E21"/>
          <w:lang w:eastAsia="fr-FR"/>
        </w:rPr>
        <w:t>7</w:t>
      </w:r>
      <w:r w:rsidRPr="00C77F5E">
        <w:rPr>
          <w:rFonts w:ascii="Calibri" w:eastAsia="Times New Roman" w:hAnsi="Calibri" w:cs="Calibri"/>
          <w:b/>
          <w:bCs/>
          <w:color w:val="1C1E21"/>
          <w:lang w:eastAsia="fr-FR"/>
        </w:rPr>
        <w:t>. Le pied neurologique: (La ou les réponses justes)</w:t>
      </w:r>
      <w:r w:rsidRPr="00C77F5E">
        <w:rPr>
          <w:rFonts w:ascii="Calibri" w:eastAsia="Times New Roman" w:hAnsi="Calibri" w:cs="Calibri"/>
          <w:b/>
          <w:bCs/>
          <w:color w:val="050505"/>
          <w:lang w:eastAsia="fr-FR"/>
        </w:rPr>
        <w:t xml:space="preserve"> (P1 2024 T29)</w:t>
      </w:r>
    </w:p>
    <w:p w14:paraId="53273470"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lastRenderedPageBreak/>
        <w:t>A. Se voit essentiellement chez les patients avec artériopathie des membres inférieurs.</w:t>
      </w:r>
    </w:p>
    <w:p w14:paraId="22138914"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B. L'hyperkératose est un des signes caractéristiques de ce pied</w:t>
      </w:r>
    </w:p>
    <w:p w14:paraId="627E765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C. Entraine souvent une déformation du pied en pied plat</w:t>
      </w:r>
    </w:p>
    <w:p w14:paraId="288DE827"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D. Peut entrainer des ulcères de pression</w:t>
      </w:r>
    </w:p>
    <w:p w14:paraId="670FFB21" w14:textId="77777777" w:rsidR="00241AE2" w:rsidRPr="00C77F5E" w:rsidRDefault="00241AE2" w:rsidP="00241AE2">
      <w:pPr>
        <w:shd w:val="clear" w:color="auto" w:fill="FFFFFF"/>
        <w:spacing w:after="0" w:line="240" w:lineRule="auto"/>
        <w:textAlignment w:val="center"/>
        <w:rPr>
          <w:rFonts w:ascii="Calibri" w:eastAsia="Times New Roman" w:hAnsi="Calibri" w:cs="Calibri"/>
          <w:color w:val="1C1E21"/>
          <w:lang w:eastAsia="fr-FR"/>
        </w:rPr>
      </w:pPr>
      <w:r w:rsidRPr="00C77F5E">
        <w:rPr>
          <w:rFonts w:ascii="Calibri" w:eastAsia="Times New Roman" w:hAnsi="Calibri" w:cs="Calibri"/>
          <w:color w:val="1C1E21"/>
          <w:lang w:eastAsia="fr-FR"/>
        </w:rPr>
        <w:t>E. Nécessite un examen des pieds du malade chaque année.</w:t>
      </w:r>
    </w:p>
    <w:tbl>
      <w:tblPr>
        <w:tblStyle w:val="TableGrid"/>
        <w:tblpPr w:leftFromText="180" w:rightFromText="180" w:vertAnchor="text" w:horzAnchor="margin" w:tblpXSpec="center" w:tblpY="210"/>
        <w:tblW w:w="10485" w:type="dxa"/>
        <w:tblInd w:w="0" w:type="dxa"/>
        <w:tblLayout w:type="fixed"/>
        <w:tblLook w:val="04A0" w:firstRow="1" w:lastRow="0" w:firstColumn="1" w:lastColumn="0" w:noHBand="0" w:noVBand="1"/>
      </w:tblPr>
      <w:tblGrid>
        <w:gridCol w:w="900"/>
        <w:gridCol w:w="9585"/>
      </w:tblGrid>
      <w:tr w:rsidR="00241AE2" w:rsidRPr="00C77F5E" w14:paraId="502C26A6" w14:textId="77777777" w:rsidTr="00773906">
        <w:tc>
          <w:tcPr>
            <w:tcW w:w="900" w:type="dxa"/>
          </w:tcPr>
          <w:p w14:paraId="6B220E75" w14:textId="77777777" w:rsidR="00241AE2" w:rsidRPr="00C77F5E" w:rsidRDefault="00241AE2" w:rsidP="00773906">
            <w:pPr>
              <w:ind w:left="144"/>
              <w:textAlignment w:val="center"/>
              <w:rPr>
                <w:rFonts w:ascii="Calibri" w:eastAsia="Times New Roman" w:hAnsi="Calibri" w:cs="Calibri"/>
                <w:color w:val="1C1E21"/>
              </w:rPr>
            </w:pPr>
            <w:r w:rsidRPr="00C77F5E">
              <w:rPr>
                <w:rFonts w:ascii="Calibri" w:eastAsia="Times New Roman" w:hAnsi="Calibri" w:cs="Calibri"/>
                <w:color w:val="1C1E21"/>
              </w:rPr>
              <w:t>BD</w:t>
            </w:r>
          </w:p>
        </w:tc>
        <w:tc>
          <w:tcPr>
            <w:tcW w:w="9585" w:type="dxa"/>
          </w:tcPr>
          <w:p w14:paraId="149186CF"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b/>
                <w:bCs/>
                <w:color w:val="1C1E21"/>
              </w:rPr>
              <w:t>Neuropathie diabétique</w:t>
            </w:r>
            <w:r w:rsidRPr="00C77F5E">
              <w:rPr>
                <w:rFonts w:ascii="Calibri" w:eastAsia="Times New Roman" w:hAnsi="Calibri" w:cs="Calibri"/>
                <w:color w:val="1C1E21"/>
              </w:rPr>
              <w:t xml:space="preserve"> : toutes les fibres sont atteintes :</w:t>
            </w:r>
          </w:p>
          <w:p w14:paraId="2DED60AF"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w:t>
            </w:r>
            <w:r w:rsidRPr="00C77F5E">
              <w:rPr>
                <w:rFonts w:ascii="Calibri" w:eastAsia="Times New Roman" w:hAnsi="Calibri" w:cs="Calibri"/>
                <w:b/>
                <w:bCs/>
                <w:color w:val="1C1E21"/>
              </w:rPr>
              <w:t>Sensitive</w:t>
            </w:r>
            <w:r w:rsidRPr="00C77F5E">
              <w:rPr>
                <w:rFonts w:ascii="Calibri" w:eastAsia="Times New Roman" w:hAnsi="Calibri" w:cs="Calibri"/>
                <w:color w:val="1C1E21"/>
              </w:rPr>
              <w:t xml:space="preserve"> : du fait de l'atteinte des petites fibres (thermo-algiques), le patient ne ressent plus de douleur au niveau de la plante du pied. Il ne ressent donc pas les blessures.</w:t>
            </w:r>
          </w:p>
          <w:p w14:paraId="06A2D6DF"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w:t>
            </w:r>
            <w:r w:rsidRPr="00C77F5E">
              <w:rPr>
                <w:rFonts w:ascii="Calibri" w:eastAsia="Times New Roman" w:hAnsi="Calibri" w:cs="Calibri"/>
                <w:b/>
                <w:bCs/>
                <w:color w:val="1C1E21"/>
              </w:rPr>
              <w:t>Motrice</w:t>
            </w:r>
            <w:r w:rsidRPr="00C77F5E">
              <w:rPr>
                <w:rFonts w:ascii="Calibri" w:eastAsia="Times New Roman" w:hAnsi="Calibri" w:cs="Calibri"/>
                <w:color w:val="1C1E21"/>
              </w:rPr>
              <w:t xml:space="preserve"> : elle provoque également une amyotrophie et des rétractions tendineuses, ce qui aboutit à des déformations (orteils en griffe ... ) et à des appuis anormaux.</w:t>
            </w:r>
          </w:p>
          <w:p w14:paraId="3019CC74"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w:t>
            </w:r>
            <w:r w:rsidRPr="00C77F5E">
              <w:rPr>
                <w:rFonts w:ascii="Calibri" w:eastAsia="Times New Roman" w:hAnsi="Calibri" w:cs="Calibri"/>
                <w:b/>
                <w:bCs/>
                <w:color w:val="1C1E21"/>
              </w:rPr>
              <w:t>Proprioceptive</w:t>
            </w:r>
            <w:r w:rsidRPr="00C77F5E">
              <w:rPr>
                <w:rFonts w:ascii="Calibri" w:eastAsia="Times New Roman" w:hAnsi="Calibri" w:cs="Calibri"/>
                <w:color w:val="1C1E21"/>
              </w:rPr>
              <w:t xml:space="preserve"> : pas d'adaptation posturale pouvant compenser les appuis anormaux.</w:t>
            </w:r>
          </w:p>
          <w:p w14:paraId="68C554C1"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 </w:t>
            </w:r>
            <w:r w:rsidRPr="00C77F5E">
              <w:rPr>
                <w:rFonts w:ascii="Calibri" w:eastAsia="Times New Roman" w:hAnsi="Calibri" w:cs="Calibri"/>
                <w:b/>
                <w:bCs/>
                <w:color w:val="1C1E21"/>
              </w:rPr>
              <w:t>Végétative</w:t>
            </w:r>
            <w:r w:rsidRPr="00C77F5E">
              <w:rPr>
                <w:rFonts w:ascii="Calibri" w:eastAsia="Times New Roman" w:hAnsi="Calibri" w:cs="Calibri"/>
                <w:color w:val="1C1E21"/>
              </w:rPr>
              <w:t>: sécheresse cutanée aboutissant à l'hyperkératose et à des fissure</w:t>
            </w:r>
          </w:p>
          <w:p w14:paraId="75516F6A" w14:textId="77777777" w:rsidR="00241AE2" w:rsidRPr="00C77F5E" w:rsidRDefault="00241AE2" w:rsidP="00773906">
            <w:pPr>
              <w:textAlignment w:val="center"/>
              <w:rPr>
                <w:rFonts w:ascii="Calibri" w:eastAsia="Times New Roman" w:hAnsi="Calibri" w:cs="Calibri"/>
                <w:color w:val="1C1E21"/>
              </w:rPr>
            </w:pPr>
            <w:r w:rsidRPr="00C77F5E">
              <w:rPr>
                <w:rFonts w:ascii="Calibri" w:eastAsia="Times New Roman" w:hAnsi="Calibri" w:cs="Calibri"/>
                <w:color w:val="1C1E21"/>
              </w:rPr>
              <w:t xml:space="preserve">-le suivi varie en fonction des cas </w:t>
            </w:r>
          </w:p>
        </w:tc>
      </w:tr>
    </w:tbl>
    <w:p w14:paraId="48D392EF" w14:textId="77777777" w:rsidR="00241AE2" w:rsidRPr="00C77F5E" w:rsidRDefault="00241AE2" w:rsidP="00241AE2">
      <w:pPr>
        <w:spacing w:after="0"/>
        <w:contextualSpacing/>
        <w:rPr>
          <w:rFonts w:ascii="Calibri" w:hAnsi="Calibri" w:cs="Calibri"/>
          <w:b/>
          <w:bCs/>
        </w:rPr>
      </w:pPr>
    </w:p>
    <w:p w14:paraId="77B8B27D" w14:textId="77777777" w:rsidR="00241AE2" w:rsidRPr="00C77F5E" w:rsidRDefault="00241AE2" w:rsidP="00241AE2">
      <w:pPr>
        <w:spacing w:line="20" w:lineRule="atLeast"/>
        <w:contextualSpacing/>
        <w:rPr>
          <w:rFonts w:ascii="Calibri" w:hAnsi="Calibri" w:cs="Calibri"/>
          <w:b/>
          <w:bCs/>
          <w:color w:val="050505"/>
        </w:rPr>
      </w:pPr>
      <w:r>
        <w:rPr>
          <w:rFonts w:ascii="Calibri" w:hAnsi="Calibri" w:cs="Calibri"/>
          <w:b/>
          <w:bCs/>
          <w:color w:val="050505"/>
        </w:rPr>
        <w:t>28.</w:t>
      </w:r>
      <w:r w:rsidRPr="00C77F5E">
        <w:rPr>
          <w:rFonts w:ascii="Calibri" w:hAnsi="Calibri" w:cs="Calibri"/>
          <w:b/>
          <w:bCs/>
          <w:color w:val="050505"/>
        </w:rPr>
        <w:t xml:space="preserve"> les polyneuropathies diabétiques sont: (Cocher la proposition juste) (RATT 2023 T38)</w:t>
      </w:r>
    </w:p>
    <w:p w14:paraId="03A4532F"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1. Le plus souvent sensitives</w:t>
      </w:r>
    </w:p>
    <w:p w14:paraId="5217E998"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2. Proximales</w:t>
      </w:r>
    </w:p>
    <w:p w14:paraId="7A695CE8"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3. Parfois révélatrice d'un diabète sucré</w:t>
      </w:r>
    </w:p>
    <w:p w14:paraId="371E37AD"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4. Associées fréquemment à une atteinte motrice</w:t>
      </w:r>
    </w:p>
    <w:p w14:paraId="1D4ACA61"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5. A prédominance nocturne</w:t>
      </w:r>
    </w:p>
    <w:p w14:paraId="5942BF9B"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A:1-2-3   B:1-2-4   C: 1-3-5   D:2-3-4  E: 2-3-5</w:t>
      </w:r>
    </w:p>
    <w:p w14:paraId="70BD8B60"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 xml:space="preserve"> </w:t>
      </w:r>
    </w:p>
    <w:tbl>
      <w:tblPr>
        <w:tblStyle w:val="Grilledutableau1"/>
        <w:tblW w:w="10340" w:type="dxa"/>
        <w:tblInd w:w="0" w:type="dxa"/>
        <w:tblCellMar>
          <w:top w:w="15" w:type="dxa"/>
          <w:left w:w="15" w:type="dxa"/>
          <w:bottom w:w="15" w:type="dxa"/>
          <w:right w:w="15" w:type="dxa"/>
        </w:tblCellMar>
        <w:tblLook w:val="04A0" w:firstRow="1" w:lastRow="0" w:firstColumn="1" w:lastColumn="0" w:noHBand="0" w:noVBand="1"/>
      </w:tblPr>
      <w:tblGrid>
        <w:gridCol w:w="568"/>
        <w:gridCol w:w="9772"/>
      </w:tblGrid>
      <w:tr w:rsidR="00241AE2" w:rsidRPr="00C77F5E" w14:paraId="69EB20BC"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3298DB8F"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C</w:t>
            </w:r>
          </w:p>
        </w:tc>
        <w:tc>
          <w:tcPr>
            <w:tcW w:w="9772" w:type="dxa"/>
            <w:tcBorders>
              <w:top w:val="single" w:sz="4" w:space="0" w:color="auto"/>
              <w:left w:val="outset" w:sz="6" w:space="0" w:color="auto"/>
              <w:bottom w:val="outset" w:sz="6" w:space="0" w:color="auto"/>
              <w:right w:val="outset" w:sz="6" w:space="0" w:color="auto"/>
            </w:tcBorders>
            <w:hideMark/>
          </w:tcPr>
          <w:p w14:paraId="2D2BD631" w14:textId="77777777" w:rsidR="00241AE2" w:rsidRPr="00C77F5E" w:rsidRDefault="00241AE2" w:rsidP="00773906">
            <w:pPr>
              <w:spacing w:line="20" w:lineRule="atLeast"/>
              <w:contextualSpacing/>
              <w:rPr>
                <w:rFonts w:ascii="Calibri" w:hAnsi="Calibri" w:cs="Calibri"/>
                <w:b/>
                <w:bCs/>
              </w:rPr>
            </w:pPr>
            <w:r w:rsidRPr="00C77F5E">
              <w:rPr>
                <w:rFonts w:ascii="Calibri" w:hAnsi="Calibri" w:cs="Calibri"/>
                <w:b/>
                <w:bCs/>
              </w:rPr>
              <w:t>Les polynévrites diabétiques :</w:t>
            </w:r>
          </w:p>
          <w:p w14:paraId="05C4D618"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forme la plus fréquente </w:t>
            </w:r>
          </w:p>
          <w:p w14:paraId="6B560459"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atteinte bilatérale et symétrique des membres inférieurs, touchant secondairement les membres supérieurs </w:t>
            </w:r>
          </w:p>
          <w:p w14:paraId="5DF1BBEC"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Distale (pieds)</w:t>
            </w:r>
          </w:p>
          <w:p w14:paraId="1DC334AA"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généralement à prédominance sensitive, atteinte précoce de la sensibilité profonde et vibratoire, plus tardivement thermo-algésique </w:t>
            </w:r>
          </w:p>
          <w:p w14:paraId="64C80EC2"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ROT abolis</w:t>
            </w:r>
          </w:p>
        </w:tc>
      </w:tr>
    </w:tbl>
    <w:p w14:paraId="7C53BA97" w14:textId="77777777" w:rsidR="00241AE2" w:rsidRPr="00C77F5E" w:rsidRDefault="00241AE2" w:rsidP="00241AE2">
      <w:pPr>
        <w:spacing w:line="20" w:lineRule="atLeast"/>
        <w:contextualSpacing/>
        <w:rPr>
          <w:rFonts w:ascii="Calibri" w:hAnsi="Calibri" w:cs="Calibri"/>
          <w:b/>
          <w:bCs/>
          <w:color w:val="050505"/>
        </w:rPr>
      </w:pPr>
    </w:p>
    <w:p w14:paraId="332A1B15" w14:textId="77777777" w:rsidR="00241AE2" w:rsidRPr="00C77F5E" w:rsidRDefault="00241AE2" w:rsidP="00241AE2">
      <w:pPr>
        <w:spacing w:line="20" w:lineRule="atLeast"/>
        <w:contextualSpacing/>
        <w:rPr>
          <w:rFonts w:ascii="Calibri" w:hAnsi="Calibri" w:cs="Calibri"/>
          <w:b/>
          <w:bCs/>
          <w:color w:val="050505"/>
        </w:rPr>
      </w:pPr>
      <w:r>
        <w:rPr>
          <w:rFonts w:ascii="Calibri" w:hAnsi="Calibri" w:cs="Calibri"/>
          <w:b/>
          <w:bCs/>
          <w:color w:val="050505"/>
        </w:rPr>
        <w:t xml:space="preserve">29. </w:t>
      </w:r>
      <w:r w:rsidRPr="00C77F5E">
        <w:rPr>
          <w:rFonts w:ascii="Calibri" w:hAnsi="Calibri" w:cs="Calibri"/>
          <w:b/>
          <w:bCs/>
          <w:color w:val="050505"/>
        </w:rPr>
        <w:t>Quels sont parmi ces facteurs ceux qui prédisposent à une gangrène diabétique ? (Cocher la réponse juste) (RATT 2023 T37)</w:t>
      </w:r>
    </w:p>
    <w:p w14:paraId="715DC194"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1 Neuropathie périphérique</w:t>
      </w:r>
    </w:p>
    <w:p w14:paraId="34D83983"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2. Neuropathie autonome</w:t>
      </w:r>
    </w:p>
    <w:p w14:paraId="66231C0C"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3. Infection</w:t>
      </w:r>
    </w:p>
    <w:p w14:paraId="6BF7E0CF"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4. Artériopathie</w:t>
      </w:r>
    </w:p>
    <w:p w14:paraId="1F7846FC"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5. Chaussures inadaptées</w:t>
      </w:r>
    </w:p>
    <w:p w14:paraId="6447E6AB"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A:1-2-4-5   B:1-2-3-5  C: 1-3-4-5  D: 2-3-4-5  E:1-2-3-4-5</w:t>
      </w:r>
    </w:p>
    <w:p w14:paraId="35692602"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 xml:space="preserve"> </w:t>
      </w:r>
    </w:p>
    <w:tbl>
      <w:tblPr>
        <w:tblStyle w:val="Grilledutableau1"/>
        <w:tblW w:w="10198" w:type="dxa"/>
        <w:tblInd w:w="0" w:type="dxa"/>
        <w:tblCellMar>
          <w:top w:w="15" w:type="dxa"/>
          <w:left w:w="15" w:type="dxa"/>
          <w:bottom w:w="15" w:type="dxa"/>
          <w:right w:w="15" w:type="dxa"/>
        </w:tblCellMar>
        <w:tblLook w:val="04A0" w:firstRow="1" w:lastRow="0" w:firstColumn="1" w:lastColumn="0" w:noHBand="0" w:noVBand="1"/>
      </w:tblPr>
      <w:tblGrid>
        <w:gridCol w:w="568"/>
        <w:gridCol w:w="9630"/>
      </w:tblGrid>
      <w:tr w:rsidR="00241AE2" w:rsidRPr="00C77F5E" w14:paraId="68F92380"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1DE3E62F"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E</w:t>
            </w:r>
          </w:p>
        </w:tc>
        <w:tc>
          <w:tcPr>
            <w:tcW w:w="9630" w:type="dxa"/>
            <w:tcBorders>
              <w:top w:val="single" w:sz="4" w:space="0" w:color="auto"/>
              <w:left w:val="outset" w:sz="6" w:space="0" w:color="auto"/>
              <w:bottom w:val="outset" w:sz="6" w:space="0" w:color="auto"/>
              <w:right w:val="outset" w:sz="6" w:space="0" w:color="auto"/>
            </w:tcBorders>
            <w:hideMark/>
          </w:tcPr>
          <w:p w14:paraId="4B02492E"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-La neuropathie périphérique intervient par la diminution de la sensibilité au microtraumatisme voir des traumatismes importants dans les atteintes évoluées</w:t>
            </w:r>
          </w:p>
          <w:p w14:paraId="31BE34B7"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 pour la neuropathie autonome, elle provoque une sécheresse de la peau ce qui la rend plus vulnérables aux traumatismes et au lésions </w:t>
            </w:r>
          </w:p>
        </w:tc>
      </w:tr>
    </w:tbl>
    <w:p w14:paraId="38D3C93B" w14:textId="77777777" w:rsidR="00241AE2" w:rsidRPr="00C77F5E" w:rsidRDefault="00241AE2" w:rsidP="00241AE2">
      <w:pPr>
        <w:spacing w:line="20" w:lineRule="atLeast"/>
        <w:contextualSpacing/>
        <w:rPr>
          <w:rFonts w:ascii="Calibri" w:hAnsi="Calibri" w:cs="Calibri"/>
          <w:b/>
          <w:bCs/>
          <w:color w:val="050505"/>
        </w:rPr>
      </w:pPr>
    </w:p>
    <w:p w14:paraId="2FDBAD35" w14:textId="77777777" w:rsidR="00241AE2" w:rsidRPr="00C77F5E" w:rsidRDefault="00241AE2" w:rsidP="00241AE2">
      <w:pPr>
        <w:spacing w:line="20" w:lineRule="atLeast"/>
        <w:contextualSpacing/>
        <w:rPr>
          <w:rFonts w:ascii="Calibri" w:hAnsi="Calibri" w:cs="Calibri"/>
          <w:b/>
          <w:bCs/>
          <w:color w:val="050505"/>
          <w:rtl/>
        </w:rPr>
      </w:pPr>
      <w:r w:rsidRPr="00C77F5E">
        <w:rPr>
          <w:rFonts w:ascii="Calibri" w:hAnsi="Calibri" w:cs="Calibri"/>
          <w:b/>
          <w:bCs/>
          <w:color w:val="050505"/>
        </w:rPr>
        <w:lastRenderedPageBreak/>
        <w:t>3</w:t>
      </w:r>
      <w:r>
        <w:rPr>
          <w:rFonts w:ascii="Calibri" w:hAnsi="Calibri" w:cs="Calibri"/>
          <w:b/>
          <w:bCs/>
          <w:color w:val="050505"/>
        </w:rPr>
        <w:t xml:space="preserve">0. </w:t>
      </w:r>
      <w:r w:rsidRPr="00C77F5E">
        <w:rPr>
          <w:rFonts w:ascii="Calibri" w:hAnsi="Calibri" w:cs="Calibri"/>
          <w:b/>
          <w:bCs/>
          <w:color w:val="050505"/>
        </w:rPr>
        <w:t>Toutes ces complications font parties de la macroangiopathie : (Cochez la proposition juste) (RATT 2023 T36)</w:t>
      </w:r>
    </w:p>
    <w:p w14:paraId="19909CC1"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1 L'artériopathie des membres inférieures</w:t>
      </w:r>
    </w:p>
    <w:p w14:paraId="5BDA4B10"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2 L'insuffisance coronnaire</w:t>
      </w:r>
    </w:p>
    <w:p w14:paraId="607E926E"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3. L'accident vasculaire cérébral</w:t>
      </w:r>
    </w:p>
    <w:p w14:paraId="72C47C32"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4 La néphropathie</w:t>
      </w:r>
    </w:p>
    <w:p w14:paraId="76DD7C21"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5. Le mal perforant plantaire</w:t>
      </w:r>
    </w:p>
    <w:p w14:paraId="29EFE278"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A:1-2-3  B:1-2-4  C: 1-2-5   D: 2-3-4   E:3-4-5</w:t>
      </w:r>
    </w:p>
    <w:p w14:paraId="72CFDF65" w14:textId="77777777" w:rsidR="00241AE2" w:rsidRPr="00C77F5E" w:rsidRDefault="00241AE2" w:rsidP="00241AE2">
      <w:pPr>
        <w:spacing w:line="20" w:lineRule="atLeast"/>
        <w:contextualSpacing/>
        <w:rPr>
          <w:rFonts w:ascii="Calibri" w:hAnsi="Calibri" w:cs="Calibri"/>
          <w:color w:val="050505"/>
        </w:rPr>
      </w:pPr>
      <w:r w:rsidRPr="00C77F5E">
        <w:rPr>
          <w:rFonts w:ascii="Calibri" w:hAnsi="Calibri" w:cs="Calibri"/>
          <w:color w:val="050505"/>
        </w:rPr>
        <w:t xml:space="preserve"> </w:t>
      </w:r>
    </w:p>
    <w:tbl>
      <w:tblPr>
        <w:tblStyle w:val="Grilledutableau1"/>
        <w:tblW w:w="10198" w:type="dxa"/>
        <w:tblInd w:w="0" w:type="dxa"/>
        <w:tblCellMar>
          <w:top w:w="15" w:type="dxa"/>
          <w:left w:w="15" w:type="dxa"/>
          <w:bottom w:w="15" w:type="dxa"/>
          <w:right w:w="15" w:type="dxa"/>
        </w:tblCellMar>
        <w:tblLook w:val="04A0" w:firstRow="1" w:lastRow="0" w:firstColumn="1" w:lastColumn="0" w:noHBand="0" w:noVBand="1"/>
      </w:tblPr>
      <w:tblGrid>
        <w:gridCol w:w="568"/>
        <w:gridCol w:w="9630"/>
      </w:tblGrid>
      <w:tr w:rsidR="00241AE2" w:rsidRPr="00C77F5E" w14:paraId="2BF12A8B" w14:textId="77777777" w:rsidTr="00773906">
        <w:trPr>
          <w:trHeight w:val="144"/>
        </w:trPr>
        <w:tc>
          <w:tcPr>
            <w:tcW w:w="568" w:type="dxa"/>
            <w:tcBorders>
              <w:top w:val="single" w:sz="4" w:space="0" w:color="auto"/>
              <w:left w:val="outset" w:sz="6" w:space="0" w:color="auto"/>
              <w:bottom w:val="outset" w:sz="6" w:space="0" w:color="auto"/>
              <w:right w:val="outset" w:sz="6" w:space="0" w:color="auto"/>
            </w:tcBorders>
            <w:hideMark/>
          </w:tcPr>
          <w:p w14:paraId="2BBA22AC"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A</w:t>
            </w:r>
          </w:p>
        </w:tc>
        <w:tc>
          <w:tcPr>
            <w:tcW w:w="9630" w:type="dxa"/>
            <w:tcBorders>
              <w:top w:val="single" w:sz="4" w:space="0" w:color="auto"/>
              <w:left w:val="outset" w:sz="6" w:space="0" w:color="auto"/>
              <w:bottom w:val="outset" w:sz="6" w:space="0" w:color="auto"/>
              <w:right w:val="outset" w:sz="6" w:space="0" w:color="auto"/>
            </w:tcBorders>
            <w:hideMark/>
          </w:tcPr>
          <w:p w14:paraId="1ED0F96D" w14:textId="77777777" w:rsidR="00241AE2" w:rsidRPr="00C77F5E" w:rsidRDefault="00241AE2" w:rsidP="00773906">
            <w:pPr>
              <w:spacing w:line="20" w:lineRule="atLeast"/>
              <w:contextualSpacing/>
              <w:rPr>
                <w:rFonts w:ascii="Calibri" w:hAnsi="Calibri" w:cs="Calibri"/>
                <w:b/>
                <w:bCs/>
              </w:rPr>
            </w:pPr>
            <w:r w:rsidRPr="00C77F5E">
              <w:rPr>
                <w:rFonts w:ascii="Calibri" w:hAnsi="Calibri" w:cs="Calibri"/>
                <w:b/>
                <w:bCs/>
              </w:rPr>
              <w:t>Microangiopathie</w:t>
            </w:r>
          </w:p>
          <w:p w14:paraId="51FD9560"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-Néphropathie</w:t>
            </w:r>
          </w:p>
          <w:p w14:paraId="0858685C"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-Rétinopathie</w:t>
            </w:r>
          </w:p>
          <w:p w14:paraId="42A834CA"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-Neuropathie</w:t>
            </w:r>
          </w:p>
          <w:p w14:paraId="49FDF908" w14:textId="77777777" w:rsidR="00241AE2" w:rsidRPr="00C77F5E" w:rsidRDefault="00241AE2" w:rsidP="00773906">
            <w:pPr>
              <w:spacing w:line="20" w:lineRule="atLeast"/>
              <w:contextualSpacing/>
              <w:rPr>
                <w:rFonts w:ascii="Calibri" w:hAnsi="Calibri" w:cs="Calibri"/>
                <w:b/>
                <w:bCs/>
              </w:rPr>
            </w:pPr>
            <w:r w:rsidRPr="00C77F5E">
              <w:rPr>
                <w:rFonts w:ascii="Calibri" w:hAnsi="Calibri" w:cs="Calibri"/>
                <w:b/>
                <w:bCs/>
              </w:rPr>
              <w:t xml:space="preserve">Macroangiopathie </w:t>
            </w:r>
            <w:r w:rsidRPr="00C77F5E">
              <w:rPr>
                <w:rFonts w:ascii="Calibri" w:hAnsi="Calibri" w:cs="Calibri"/>
              </w:rPr>
              <w:t>(athérosclérose)</w:t>
            </w:r>
          </w:p>
          <w:p w14:paraId="2F4784F8"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-facteurs de risque vasculaire </w:t>
            </w:r>
          </w:p>
          <w:p w14:paraId="65C4E87F"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 xml:space="preserve">-Coeur et diabète </w:t>
            </w:r>
          </w:p>
          <w:p w14:paraId="4E183823"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-Artériopathie des membres inférieurs AOMI</w:t>
            </w:r>
          </w:p>
          <w:p w14:paraId="122E750D"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-AVC</w:t>
            </w:r>
          </w:p>
          <w:p w14:paraId="1B4D4180" w14:textId="77777777" w:rsidR="00241AE2" w:rsidRPr="00C77F5E" w:rsidRDefault="00241AE2" w:rsidP="00773906">
            <w:pPr>
              <w:spacing w:line="20" w:lineRule="atLeast"/>
              <w:contextualSpacing/>
              <w:rPr>
                <w:rFonts w:ascii="Calibri" w:hAnsi="Calibri" w:cs="Calibri"/>
                <w:b/>
                <w:bCs/>
              </w:rPr>
            </w:pPr>
            <w:r w:rsidRPr="00C77F5E">
              <w:rPr>
                <w:rFonts w:ascii="Calibri" w:hAnsi="Calibri" w:cs="Calibri"/>
                <w:b/>
                <w:bCs/>
              </w:rPr>
              <w:t xml:space="preserve">Pied diabétique </w:t>
            </w:r>
          </w:p>
          <w:p w14:paraId="7DD693CD" w14:textId="77777777" w:rsidR="00241AE2" w:rsidRPr="00C77F5E" w:rsidRDefault="00241AE2" w:rsidP="00773906">
            <w:pPr>
              <w:spacing w:line="20" w:lineRule="atLeast"/>
              <w:contextualSpacing/>
              <w:rPr>
                <w:rFonts w:ascii="Calibri" w:hAnsi="Calibri" w:cs="Calibri"/>
              </w:rPr>
            </w:pPr>
            <w:r w:rsidRPr="00C77F5E">
              <w:rPr>
                <w:rFonts w:ascii="Calibri" w:hAnsi="Calibri" w:cs="Calibri"/>
              </w:rPr>
              <w:t>-Neuropathie + Artériopathie + facteur traumatique</w:t>
            </w:r>
          </w:p>
        </w:tc>
      </w:tr>
    </w:tbl>
    <w:p w14:paraId="5DF9CEC4" w14:textId="77777777" w:rsidR="00241AE2" w:rsidRPr="00C77F5E" w:rsidRDefault="00241AE2" w:rsidP="00241AE2">
      <w:pPr>
        <w:spacing w:after="0"/>
        <w:contextualSpacing/>
        <w:rPr>
          <w:rFonts w:ascii="Calibri" w:hAnsi="Calibri" w:cs="Calibri"/>
          <w:b/>
          <w:bCs/>
        </w:rPr>
      </w:pPr>
    </w:p>
    <w:p w14:paraId="537E1EDA" w14:textId="77777777" w:rsidR="00241AE2" w:rsidRPr="00C77F5E" w:rsidRDefault="00241AE2" w:rsidP="00241AE2">
      <w:pPr>
        <w:spacing w:after="0"/>
        <w:contextualSpacing/>
        <w:rPr>
          <w:rFonts w:ascii="Calibri" w:hAnsi="Calibri" w:cs="Calibri"/>
        </w:rPr>
      </w:pPr>
      <w:r w:rsidRPr="00C77F5E">
        <w:rPr>
          <w:rFonts w:ascii="Calibri" w:hAnsi="Calibri" w:cs="Calibri"/>
          <w:b/>
          <w:bCs/>
        </w:rPr>
        <w:t>3</w:t>
      </w:r>
      <w:r>
        <w:rPr>
          <w:rFonts w:ascii="Calibri" w:hAnsi="Calibri" w:cs="Calibri"/>
          <w:b/>
          <w:bCs/>
        </w:rPr>
        <w:t>1.</w:t>
      </w:r>
      <w:r w:rsidRPr="00C77F5E">
        <w:rPr>
          <w:rFonts w:ascii="Calibri" w:hAnsi="Calibri" w:cs="Calibri"/>
          <w:b/>
          <w:bCs/>
        </w:rPr>
        <w:t xml:space="preserve"> Toutes ces situations augmentent le risque de faux positifs du dépistage de la micro-albuminurie sauf : (P3 2023 </w:t>
      </w:r>
      <w:r w:rsidRPr="00B02A11">
        <w:rPr>
          <w:rFonts w:cstheme="minorHAnsi"/>
          <w:b/>
          <w:bCs/>
        </w:rPr>
        <w:t>T</w:t>
      </w:r>
      <w:r>
        <w:rPr>
          <w:rFonts w:cstheme="minorHAnsi"/>
          <w:b/>
          <w:bCs/>
        </w:rPr>
        <w:t>38</w:t>
      </w:r>
      <w:ins w:id="3" w:author="Microsoft Word" w:date="2024-11-16T21:54:00Z" w16du:dateUtc="2024-11-16T21:54:00Z">
        <w:r w:rsidRPr="00B02A11">
          <w:rPr>
            <w:rFonts w:cstheme="minorHAnsi"/>
            <w:b/>
            <w:bCs/>
          </w:rPr>
          <w:t>T</w:t>
        </w:r>
      </w:ins>
      <w:r w:rsidRPr="00C77F5E">
        <w:rPr>
          <w:rFonts w:ascii="Calibri" w:hAnsi="Calibri" w:cs="Calibri"/>
          <w:b/>
          <w:bCs/>
        </w:rPr>
        <w:t>)</w:t>
      </w:r>
    </w:p>
    <w:p w14:paraId="28726F6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Activité physique intense </w:t>
      </w:r>
    </w:p>
    <w:p w14:paraId="4927C271"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Tension artérielle équilibrée </w:t>
      </w:r>
    </w:p>
    <w:p w14:paraId="155B399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Une fièvre </w:t>
      </w:r>
    </w:p>
    <w:p w14:paraId="67BD868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Hyperglycémie marquée </w:t>
      </w:r>
    </w:p>
    <w:p w14:paraId="6CDF1B7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Infection urinaire </w:t>
      </w:r>
    </w:p>
    <w:p w14:paraId="462CD0E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065" w:type="dxa"/>
        <w:tblInd w:w="-2" w:type="dxa"/>
        <w:tblLook w:val="04A0" w:firstRow="1" w:lastRow="0" w:firstColumn="1" w:lastColumn="0" w:noHBand="0" w:noVBand="1"/>
      </w:tblPr>
      <w:tblGrid>
        <w:gridCol w:w="567"/>
        <w:gridCol w:w="9498"/>
      </w:tblGrid>
      <w:tr w:rsidR="00241AE2" w:rsidRPr="00C77F5E" w14:paraId="5A265BC2" w14:textId="77777777" w:rsidTr="00773906">
        <w:tc>
          <w:tcPr>
            <w:tcW w:w="567" w:type="dxa"/>
          </w:tcPr>
          <w:p w14:paraId="40575515"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7167E9AE" w14:textId="77777777" w:rsidR="00241AE2" w:rsidRPr="00C77F5E" w:rsidRDefault="00241AE2" w:rsidP="00773906">
            <w:pPr>
              <w:contextualSpacing/>
              <w:rPr>
                <w:rFonts w:ascii="Calibri" w:hAnsi="Calibri" w:cs="Calibri"/>
                <w:b/>
                <w:bCs/>
                <w:lang w:eastAsia="en-US"/>
              </w:rPr>
            </w:pPr>
            <w:r w:rsidRPr="00C77F5E">
              <w:rPr>
                <w:rFonts w:ascii="Calibri" w:hAnsi="Calibri" w:cs="Calibri"/>
                <w:b/>
                <w:bCs/>
                <w:lang w:eastAsia="en-US"/>
              </w:rPr>
              <w:t>FAUX POSITIFS DE MICROALBUMINURIE</w:t>
            </w:r>
          </w:p>
          <w:p w14:paraId="3A7CBD5C" w14:textId="77777777" w:rsidR="00241AE2" w:rsidRPr="00C77F5E" w:rsidRDefault="00241AE2" w:rsidP="00773906">
            <w:pPr>
              <w:contextualSpacing/>
              <w:rPr>
                <w:rFonts w:ascii="Calibri" w:hAnsi="Calibri" w:cs="Calibri"/>
                <w:i/>
                <w:iCs/>
                <w:lang w:eastAsia="en-US"/>
              </w:rPr>
            </w:pPr>
            <w:r w:rsidRPr="00C77F5E">
              <w:rPr>
                <w:rFonts w:ascii="Calibri" w:hAnsi="Calibri" w:cs="Calibri"/>
                <w:i/>
                <w:iCs/>
                <w:lang w:eastAsia="en-US"/>
              </w:rPr>
              <w:t>« debout, ta fille infecte déséquilibre le cœur de mon fils »</w:t>
            </w:r>
          </w:p>
          <w:p w14:paraId="5E7943B8"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Orthostatisme prolongé (debout)</w:t>
            </w:r>
          </w:p>
          <w:p w14:paraId="6D27C6C1"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Tabagisme (ta)</w:t>
            </w:r>
          </w:p>
          <w:p w14:paraId="2A00BCF2"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Fièvre (le)</w:t>
            </w:r>
          </w:p>
          <w:p w14:paraId="795D59DD"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Infection urinaire et règles (infecte)</w:t>
            </w:r>
          </w:p>
          <w:p w14:paraId="0D4D7E35"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Déséquilibre glycémique ou tensionnel important (déséquilibre)</w:t>
            </w:r>
          </w:p>
          <w:p w14:paraId="70EF61BC"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Poussée d'insuffisance cardiaque (le cœur)</w:t>
            </w:r>
          </w:p>
          <w:p w14:paraId="2A856920"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Exercice physique (de mon fils)</w:t>
            </w:r>
          </w:p>
          <w:p w14:paraId="5B1EC5F8" w14:textId="77777777" w:rsidR="00241AE2" w:rsidRPr="00C77F5E" w:rsidRDefault="00241AE2" w:rsidP="00773906">
            <w:pPr>
              <w:pStyle w:val="ListParagraph"/>
              <w:ind w:left="0"/>
              <w:rPr>
                <w:rFonts w:ascii="Calibri" w:hAnsi="Calibri" w:cs="Calibri"/>
                <w:b/>
                <w:bCs/>
                <w:lang w:eastAsia="en-US"/>
              </w:rPr>
            </w:pPr>
            <w:r w:rsidRPr="00C77F5E">
              <w:rPr>
                <w:rFonts w:ascii="Calibri" w:hAnsi="Calibri" w:cs="Calibri"/>
                <w:b/>
                <w:bCs/>
                <w:lang w:eastAsia="en-US"/>
              </w:rPr>
              <w:t>INTERPRETATION:</w:t>
            </w:r>
          </w:p>
          <w:p w14:paraId="469D90A9"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D1 : mauvais pronostic RENAL (50-80 % d'IRCT dans les 10 ans)</w:t>
            </w:r>
          </w:p>
          <w:p w14:paraId="25C38DDF" w14:textId="77777777" w:rsidR="00241AE2" w:rsidRPr="00C77F5E" w:rsidRDefault="00241AE2">
            <w:pPr>
              <w:pStyle w:val="ListParagraph"/>
              <w:numPr>
                <w:ilvl w:val="0"/>
                <w:numId w:val="44"/>
              </w:numPr>
              <w:spacing w:after="0"/>
              <w:ind w:left="0"/>
              <w:rPr>
                <w:rFonts w:ascii="Calibri" w:hAnsi="Calibri" w:cs="Calibri"/>
                <w:lang w:eastAsia="en-US"/>
              </w:rPr>
            </w:pPr>
            <w:r w:rsidRPr="00C77F5E">
              <w:rPr>
                <w:rFonts w:ascii="Calibri" w:hAnsi="Calibri" w:cs="Calibri"/>
                <w:lang w:eastAsia="en-US"/>
              </w:rPr>
              <w:t>D2: mauvais pronostic CARDIOVASCULAIRE (25 % de décès à 5 ans)</w:t>
            </w:r>
          </w:p>
        </w:tc>
      </w:tr>
    </w:tbl>
    <w:p w14:paraId="0C9B00B7" w14:textId="77777777" w:rsidR="00241AE2" w:rsidRPr="00C77F5E" w:rsidRDefault="00241AE2" w:rsidP="00241AE2">
      <w:pPr>
        <w:spacing w:after="0"/>
        <w:contextualSpacing/>
        <w:rPr>
          <w:rFonts w:ascii="Calibri" w:hAnsi="Calibri" w:cs="Calibri"/>
          <w:b/>
          <w:bCs/>
        </w:rPr>
      </w:pPr>
    </w:p>
    <w:p w14:paraId="31771ACA" w14:textId="77777777" w:rsidR="00241AE2" w:rsidRPr="00C77F5E" w:rsidRDefault="00241AE2" w:rsidP="00241AE2">
      <w:pPr>
        <w:spacing w:after="0"/>
        <w:contextualSpacing/>
        <w:rPr>
          <w:rFonts w:ascii="Calibri" w:hAnsi="Calibri" w:cs="Calibri"/>
        </w:rPr>
      </w:pPr>
      <w:r w:rsidRPr="00C77F5E">
        <w:rPr>
          <w:rFonts w:ascii="Calibri" w:hAnsi="Calibri" w:cs="Calibri"/>
          <w:b/>
          <w:bCs/>
        </w:rPr>
        <w:t>3</w:t>
      </w:r>
      <w:r>
        <w:rPr>
          <w:rFonts w:ascii="Calibri" w:hAnsi="Calibri" w:cs="Calibri"/>
          <w:b/>
          <w:bCs/>
        </w:rPr>
        <w:t>2.</w:t>
      </w:r>
      <w:r w:rsidRPr="00C77F5E">
        <w:rPr>
          <w:rFonts w:ascii="Calibri" w:hAnsi="Calibri" w:cs="Calibri"/>
          <w:b/>
          <w:bCs/>
        </w:rPr>
        <w:t xml:space="preserve"> Les 2 principaux facteurs de risque de la rétinopathie diabétique sont : (P3 2023 T37)</w:t>
      </w:r>
    </w:p>
    <w:p w14:paraId="414B749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I. Le tabac </w:t>
      </w:r>
    </w:p>
    <w:p w14:paraId="06C4FAC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La durée dévolution du diabète </w:t>
      </w:r>
    </w:p>
    <w:p w14:paraId="4DD5A56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3. La grossesse </w:t>
      </w:r>
    </w:p>
    <w:p w14:paraId="1836EC42" w14:textId="77777777" w:rsidR="00241AE2" w:rsidRPr="00C77F5E" w:rsidRDefault="00241AE2" w:rsidP="00241AE2">
      <w:pPr>
        <w:spacing w:after="0"/>
        <w:contextualSpacing/>
        <w:rPr>
          <w:rFonts w:ascii="Calibri" w:hAnsi="Calibri" w:cs="Calibri"/>
        </w:rPr>
      </w:pPr>
      <w:r w:rsidRPr="00C77F5E">
        <w:rPr>
          <w:rFonts w:ascii="Calibri" w:hAnsi="Calibri" w:cs="Calibri"/>
        </w:rPr>
        <w:lastRenderedPageBreak/>
        <w:t xml:space="preserve">4. La dyslipidémie </w:t>
      </w:r>
    </w:p>
    <w:p w14:paraId="0E126E4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5. Le déséquilibre glycémique </w:t>
      </w:r>
    </w:p>
    <w:p w14:paraId="741D6C83"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propositions: </w:t>
      </w:r>
    </w:p>
    <w:p w14:paraId="27D8CBD0"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1-2 </w:t>
      </w:r>
    </w:p>
    <w:p w14:paraId="430FA58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:3-4 </w:t>
      </w:r>
    </w:p>
    <w:p w14:paraId="4A4E2A5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C:1-5 </w:t>
      </w:r>
    </w:p>
    <w:p w14:paraId="33BC61CB"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D:2-4 </w:t>
      </w:r>
    </w:p>
    <w:p w14:paraId="5D00761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 2-5 </w:t>
      </w:r>
    </w:p>
    <w:p w14:paraId="75BE7BC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065" w:type="dxa"/>
        <w:tblInd w:w="-2" w:type="dxa"/>
        <w:tblLook w:val="04A0" w:firstRow="1" w:lastRow="0" w:firstColumn="1" w:lastColumn="0" w:noHBand="0" w:noVBand="1"/>
      </w:tblPr>
      <w:tblGrid>
        <w:gridCol w:w="567"/>
        <w:gridCol w:w="9498"/>
      </w:tblGrid>
      <w:tr w:rsidR="00241AE2" w:rsidRPr="00C77F5E" w14:paraId="46F6EF81" w14:textId="77777777" w:rsidTr="00773906">
        <w:tc>
          <w:tcPr>
            <w:tcW w:w="567" w:type="dxa"/>
          </w:tcPr>
          <w:p w14:paraId="279EBEE9"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E</w:t>
            </w:r>
          </w:p>
        </w:tc>
        <w:tc>
          <w:tcPr>
            <w:tcW w:w="9498" w:type="dxa"/>
          </w:tcPr>
          <w:p w14:paraId="100EA6D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principaux facteurs de risques de développer une rétinopathie diabétique sont : la durée d’évolution du diabète et le déséquilibre glycémique</w:t>
            </w:r>
          </w:p>
          <w:p w14:paraId="1D22864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tabac et les dyslipidémies sont des facteurs de risque moindre</w:t>
            </w:r>
          </w:p>
          <w:p w14:paraId="5086304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grossesse est une situation à risque de décompenser une rétinopathie</w:t>
            </w:r>
          </w:p>
        </w:tc>
      </w:tr>
    </w:tbl>
    <w:p w14:paraId="0A4F0E4B" w14:textId="77777777" w:rsidR="00241AE2" w:rsidRPr="00C77F5E" w:rsidRDefault="00241AE2" w:rsidP="00241AE2">
      <w:pPr>
        <w:spacing w:after="0"/>
        <w:contextualSpacing/>
        <w:rPr>
          <w:rFonts w:ascii="Calibri" w:hAnsi="Calibri" w:cs="Calibri"/>
          <w:b/>
          <w:bCs/>
        </w:rPr>
      </w:pPr>
    </w:p>
    <w:p w14:paraId="15E41257" w14:textId="77777777" w:rsidR="00241AE2" w:rsidRPr="00C77F5E" w:rsidRDefault="00241AE2" w:rsidP="00241AE2">
      <w:pPr>
        <w:spacing w:after="0"/>
        <w:contextualSpacing/>
        <w:rPr>
          <w:rFonts w:ascii="Calibri" w:hAnsi="Calibri" w:cs="Calibri"/>
        </w:rPr>
      </w:pPr>
      <w:r w:rsidRPr="00C77F5E">
        <w:rPr>
          <w:rFonts w:ascii="Calibri" w:hAnsi="Calibri" w:cs="Calibri"/>
          <w:b/>
          <w:bCs/>
        </w:rPr>
        <w:t>3</w:t>
      </w:r>
      <w:r>
        <w:rPr>
          <w:rFonts w:ascii="Calibri" w:hAnsi="Calibri" w:cs="Calibri"/>
          <w:b/>
          <w:bCs/>
        </w:rPr>
        <w:t>3.</w:t>
      </w:r>
      <w:r w:rsidRPr="00C77F5E">
        <w:rPr>
          <w:rFonts w:ascii="Calibri" w:hAnsi="Calibri" w:cs="Calibri"/>
          <w:b/>
          <w:bCs/>
        </w:rPr>
        <w:t xml:space="preserve"> La Néphropathie diabétique : (cocher la réponse fausse) (P3 2023 T36)</w:t>
      </w:r>
    </w:p>
    <w:p w14:paraId="69A044D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Correspond à une atteinte glomérulaire </w:t>
      </w:r>
    </w:p>
    <w:p w14:paraId="447D862E"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Touche tous les diabétiques </w:t>
      </w:r>
    </w:p>
    <w:p w14:paraId="1E9174A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Est glucodépendante </w:t>
      </w:r>
    </w:p>
    <w:p w14:paraId="4D34A0ED" w14:textId="77777777" w:rsidR="00241AE2" w:rsidRPr="00C77F5E" w:rsidRDefault="00241AE2" w:rsidP="00241AE2">
      <w:pPr>
        <w:spacing w:after="0"/>
        <w:contextualSpacing/>
        <w:rPr>
          <w:rFonts w:ascii="Calibri" w:hAnsi="Calibri" w:cs="Calibri"/>
        </w:rPr>
      </w:pPr>
      <w:r w:rsidRPr="00C77F5E">
        <w:rPr>
          <w:rFonts w:ascii="Calibri" w:hAnsi="Calibri" w:cs="Calibri"/>
        </w:rPr>
        <w:t>D. Est souvent associé à une HTA</w:t>
      </w:r>
    </w:p>
    <w:p w14:paraId="770E8CC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évolue vers une insuffisance rénale terminale </w:t>
      </w:r>
    </w:p>
    <w:p w14:paraId="043B5842"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065" w:type="dxa"/>
        <w:tblInd w:w="-2" w:type="dxa"/>
        <w:tblLook w:val="04A0" w:firstRow="1" w:lastRow="0" w:firstColumn="1" w:lastColumn="0" w:noHBand="0" w:noVBand="1"/>
      </w:tblPr>
      <w:tblGrid>
        <w:gridCol w:w="567"/>
        <w:gridCol w:w="9498"/>
      </w:tblGrid>
      <w:tr w:rsidR="00241AE2" w:rsidRPr="00C77F5E" w14:paraId="7E3B42D8" w14:textId="77777777" w:rsidTr="00773906">
        <w:tc>
          <w:tcPr>
            <w:tcW w:w="567" w:type="dxa"/>
          </w:tcPr>
          <w:p w14:paraId="73B584A9"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15AF397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Remarque : la néphropathie diabétique apparait généralement après la rétinopathie+++, la présence d’une néphropathie doit donc faire rechercher une rétinopathie+++</w:t>
            </w:r>
          </w:p>
        </w:tc>
      </w:tr>
    </w:tbl>
    <w:p w14:paraId="42804B69" w14:textId="77777777" w:rsidR="00241AE2" w:rsidRPr="00C77F5E" w:rsidRDefault="00241AE2" w:rsidP="00241AE2">
      <w:pPr>
        <w:spacing w:after="0"/>
        <w:contextualSpacing/>
        <w:rPr>
          <w:rFonts w:ascii="Calibri" w:hAnsi="Calibri" w:cs="Calibri"/>
          <w:b/>
          <w:bCs/>
        </w:rPr>
      </w:pPr>
    </w:p>
    <w:p w14:paraId="4ED9C732" w14:textId="77777777" w:rsidR="00241AE2" w:rsidRPr="00C77F5E" w:rsidRDefault="00241AE2" w:rsidP="00241AE2">
      <w:pPr>
        <w:spacing w:after="0"/>
        <w:contextualSpacing/>
        <w:rPr>
          <w:rFonts w:ascii="Calibri" w:hAnsi="Calibri" w:cs="Calibri"/>
        </w:rPr>
      </w:pPr>
      <w:r w:rsidRPr="00C77F5E">
        <w:rPr>
          <w:rFonts w:ascii="Calibri" w:hAnsi="Calibri" w:cs="Calibri"/>
          <w:b/>
          <w:bCs/>
        </w:rPr>
        <w:t>3</w:t>
      </w:r>
      <w:r>
        <w:rPr>
          <w:rFonts w:ascii="Calibri" w:hAnsi="Calibri" w:cs="Calibri"/>
          <w:b/>
          <w:bCs/>
        </w:rPr>
        <w:t>4.</w:t>
      </w:r>
      <w:r w:rsidRPr="00C77F5E">
        <w:rPr>
          <w:rFonts w:ascii="Calibri" w:hAnsi="Calibri" w:cs="Calibri"/>
          <w:b/>
          <w:bCs/>
        </w:rPr>
        <w:t xml:space="preserve"> Parmi ces facteurs, quels sont ceux qui favorisent l'apparition d'une lésion du pied diabétique ? (P3 2023 T35)</w:t>
      </w:r>
    </w:p>
    <w:p w14:paraId="13BBB10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1. Artériopathie </w:t>
      </w:r>
    </w:p>
    <w:p w14:paraId="2282B6D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2. Neuropathie autonome </w:t>
      </w:r>
    </w:p>
    <w:p w14:paraId="0BAD9F37"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3. Test au monofilament altéré </w:t>
      </w:r>
    </w:p>
    <w:p w14:paraId="1EC1C88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4. Port de chaussures inadaptés </w:t>
      </w:r>
    </w:p>
    <w:p w14:paraId="0B371B85"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5. Une infection </w:t>
      </w:r>
    </w:p>
    <w:p w14:paraId="5C27786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Propositions: </w:t>
      </w:r>
    </w:p>
    <w:p w14:paraId="71442039"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A: 1+2+3 </w:t>
      </w:r>
    </w:p>
    <w:p w14:paraId="5D952C1B"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B: 1+2+4 </w:t>
      </w:r>
    </w:p>
    <w:p w14:paraId="3EC9FC53"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C: 1+3+4+5 </w:t>
      </w:r>
    </w:p>
    <w:p w14:paraId="65E1C0EF"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D: 1+2+4.5 </w:t>
      </w:r>
    </w:p>
    <w:p w14:paraId="20B3874A"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E: 1.2.3.4.5 </w:t>
      </w:r>
    </w:p>
    <w:p w14:paraId="2259DC08" w14:textId="77777777" w:rsidR="00241AE2" w:rsidRPr="00C77F5E" w:rsidRDefault="00241AE2" w:rsidP="00241AE2">
      <w:pPr>
        <w:spacing w:after="0"/>
        <w:contextualSpacing/>
        <w:rPr>
          <w:rFonts w:ascii="Calibri" w:hAnsi="Calibri" w:cs="Calibri"/>
        </w:rPr>
      </w:pPr>
      <w:r w:rsidRPr="00C77F5E">
        <w:rPr>
          <w:rFonts w:ascii="Calibri" w:hAnsi="Calibri" w:cs="Calibri"/>
        </w:rPr>
        <w:t xml:space="preserve"> </w:t>
      </w:r>
    </w:p>
    <w:tbl>
      <w:tblPr>
        <w:tblStyle w:val="TableGrid"/>
        <w:tblW w:w="10065" w:type="dxa"/>
        <w:tblInd w:w="-2" w:type="dxa"/>
        <w:tblLook w:val="04A0" w:firstRow="1" w:lastRow="0" w:firstColumn="1" w:lastColumn="0" w:noHBand="0" w:noVBand="1"/>
      </w:tblPr>
      <w:tblGrid>
        <w:gridCol w:w="567"/>
        <w:gridCol w:w="9498"/>
      </w:tblGrid>
      <w:tr w:rsidR="00241AE2" w:rsidRPr="00C77F5E" w14:paraId="00FA2899" w14:textId="77777777" w:rsidTr="00773906">
        <w:tc>
          <w:tcPr>
            <w:tcW w:w="567" w:type="dxa"/>
          </w:tcPr>
          <w:p w14:paraId="6C5AD095"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E</w:t>
            </w:r>
          </w:p>
        </w:tc>
        <w:tc>
          <w:tcPr>
            <w:tcW w:w="9498" w:type="dxa"/>
          </w:tcPr>
          <w:p w14:paraId="7300CE6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concernant le pied diabétique, 3 facteurs s’associent pour aboutir à la plaie (neuropathie, insuffisance artérielle, facteur traumatique) et un facteur surajouté pour l’aggraver (infections). Dans la neuropathie diabétique toutes les fibres sont atteintes y a parmi les végétatives, qui par son atteinte provoque une sécheresse cutanée aboutissant à l’hyperkératose et à des fissures.</w:t>
            </w:r>
          </w:p>
        </w:tc>
      </w:tr>
    </w:tbl>
    <w:p w14:paraId="17F42278" w14:textId="77777777" w:rsidR="00241AE2" w:rsidRPr="00C77F5E" w:rsidRDefault="00241AE2" w:rsidP="00241AE2">
      <w:pPr>
        <w:shd w:val="clear" w:color="auto" w:fill="FFFFFF"/>
        <w:spacing w:after="0"/>
        <w:contextualSpacing/>
        <w:rPr>
          <w:rFonts w:ascii="Calibri" w:hAnsi="Calibri" w:cs="Calibri"/>
          <w:b/>
          <w:bCs/>
        </w:rPr>
      </w:pPr>
    </w:p>
    <w:p w14:paraId="0BDB0182"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3</w:t>
      </w:r>
      <w:r>
        <w:rPr>
          <w:rFonts w:ascii="Calibri" w:hAnsi="Calibri" w:cs="Calibri"/>
          <w:b/>
          <w:bCs/>
        </w:rPr>
        <w:t>5.</w:t>
      </w:r>
      <w:r w:rsidRPr="00C77F5E">
        <w:rPr>
          <w:rFonts w:ascii="Calibri" w:hAnsi="Calibri" w:cs="Calibri"/>
          <w:b/>
          <w:bCs/>
        </w:rPr>
        <w:t xml:space="preserve"> La rétinopathie diabétique est : (Cocher la RJ) (P2 2023 T32)</w:t>
      </w:r>
    </w:p>
    <w:p w14:paraId="6BD581C6"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Une complication macroangiopathique</w:t>
      </w:r>
    </w:p>
    <w:p w14:paraId="78E06B32"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lastRenderedPageBreak/>
        <w:t>2. Secondaire au déséquilibre glycémique chronique</w:t>
      </w:r>
    </w:p>
    <w:p w14:paraId="547D52BA"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Survient avant 5 ans d'évolution du diabète chez le DTI</w:t>
      </w:r>
    </w:p>
    <w:p w14:paraId="66DB8342"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Peut révéler le DT2</w:t>
      </w:r>
    </w:p>
    <w:p w14:paraId="0E476514"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Aggravée par l'hypertension artérielle et la grossesse</w:t>
      </w:r>
    </w:p>
    <w:p w14:paraId="63FD6B88"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A (1+2+3) B (1+3+4) C(2+4+5) D(2+3+5) E (3+4+5)</w:t>
      </w:r>
    </w:p>
    <w:p w14:paraId="0C133440"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9831" w:type="dxa"/>
        <w:tblInd w:w="-2" w:type="dxa"/>
        <w:tblLook w:val="04A0" w:firstRow="1" w:lastRow="0" w:firstColumn="1" w:lastColumn="0" w:noHBand="0" w:noVBand="1"/>
      </w:tblPr>
      <w:tblGrid>
        <w:gridCol w:w="392"/>
        <w:gridCol w:w="9439"/>
      </w:tblGrid>
      <w:tr w:rsidR="00241AE2" w:rsidRPr="00C77F5E" w14:paraId="0D6BAD32" w14:textId="77777777" w:rsidTr="00773906">
        <w:tc>
          <w:tcPr>
            <w:tcW w:w="0" w:type="auto"/>
          </w:tcPr>
          <w:p w14:paraId="57C827A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w:t>
            </w:r>
          </w:p>
        </w:tc>
        <w:tc>
          <w:tcPr>
            <w:tcW w:w="9439" w:type="dxa"/>
          </w:tcPr>
          <w:p w14:paraId="34A73366"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 xml:space="preserve">La rétinopathie diabétique est une complication </w:t>
            </w:r>
            <w:r w:rsidRPr="00C77F5E">
              <w:rPr>
                <w:rFonts w:ascii="Calibri" w:hAnsi="Calibri" w:cs="Calibri"/>
                <w:b/>
                <w:bCs/>
                <w:shd w:val="clear" w:color="auto" w:fill="FFFFFF"/>
                <w:lang w:eastAsia="en-US"/>
              </w:rPr>
              <w:t>microangiopathique</w:t>
            </w:r>
            <w:r w:rsidRPr="00C77F5E">
              <w:rPr>
                <w:rFonts w:ascii="Calibri" w:hAnsi="Calibri" w:cs="Calibri"/>
                <w:lang w:eastAsia="en-US"/>
              </w:rPr>
              <w:t xml:space="preserve"> qui est </w:t>
            </w:r>
            <w:r w:rsidRPr="00C77F5E">
              <w:rPr>
                <w:rFonts w:ascii="Calibri" w:hAnsi="Calibri" w:cs="Calibri"/>
                <w:b/>
                <w:bCs/>
                <w:shd w:val="clear" w:color="auto" w:fill="FFFFFF"/>
                <w:lang w:eastAsia="en-US"/>
              </w:rPr>
              <w:t>secondaire</w:t>
            </w:r>
            <w:r w:rsidRPr="00C77F5E">
              <w:rPr>
                <w:rFonts w:ascii="Calibri" w:hAnsi="Calibri" w:cs="Calibri"/>
                <w:lang w:eastAsia="en-US"/>
              </w:rPr>
              <w:t xml:space="preserve"> </w:t>
            </w:r>
            <w:r w:rsidRPr="00C77F5E">
              <w:rPr>
                <w:rFonts w:ascii="Calibri" w:hAnsi="Calibri" w:cs="Calibri"/>
                <w:shd w:val="clear" w:color="auto" w:fill="FFFFFF"/>
                <w:lang w:eastAsia="en-US"/>
              </w:rPr>
              <w:t xml:space="preserve">au </w:t>
            </w:r>
            <w:r w:rsidRPr="00C77F5E">
              <w:rPr>
                <w:rFonts w:ascii="Calibri" w:hAnsi="Calibri" w:cs="Calibri"/>
                <w:b/>
                <w:bCs/>
                <w:shd w:val="clear" w:color="auto" w:fill="FFFFFF"/>
                <w:lang w:eastAsia="en-US"/>
              </w:rPr>
              <w:t>déséquilibre glycémique chronique</w:t>
            </w:r>
            <w:r w:rsidRPr="00C77F5E">
              <w:rPr>
                <w:rFonts w:ascii="Calibri" w:hAnsi="Calibri" w:cs="Calibri"/>
                <w:shd w:val="clear" w:color="auto" w:fill="FFFFFF"/>
                <w:lang w:eastAsia="en-US"/>
              </w:rPr>
              <w:t xml:space="preserve"> de diabète sucré (survient </w:t>
            </w:r>
            <w:r w:rsidRPr="00C77F5E">
              <w:rPr>
                <w:rFonts w:ascii="Calibri" w:hAnsi="Calibri" w:cs="Calibri"/>
                <w:b/>
                <w:bCs/>
                <w:shd w:val="clear" w:color="auto" w:fill="FFFFFF"/>
                <w:lang w:eastAsia="en-US"/>
              </w:rPr>
              <w:t>après 5ans d’évolution</w:t>
            </w:r>
            <w:r w:rsidRPr="00C77F5E">
              <w:rPr>
                <w:rFonts w:ascii="Calibri" w:hAnsi="Calibri" w:cs="Calibri"/>
                <w:shd w:val="clear" w:color="auto" w:fill="FFFFFF"/>
                <w:lang w:eastAsia="en-US"/>
              </w:rPr>
              <w:t xml:space="preserve"> du diabète type 1), elle peut même </w:t>
            </w:r>
            <w:r w:rsidRPr="00C77F5E">
              <w:rPr>
                <w:rFonts w:ascii="Calibri" w:hAnsi="Calibri" w:cs="Calibri"/>
                <w:b/>
                <w:bCs/>
                <w:shd w:val="clear" w:color="auto" w:fill="FFFFFF"/>
                <w:lang w:eastAsia="en-US"/>
              </w:rPr>
              <w:t>révéler</w:t>
            </w:r>
            <w:r w:rsidRPr="00C77F5E">
              <w:rPr>
                <w:rFonts w:ascii="Calibri" w:hAnsi="Calibri" w:cs="Calibri"/>
                <w:b/>
                <w:bCs/>
                <w:lang w:eastAsia="en-US"/>
              </w:rPr>
              <w:t xml:space="preserve"> </w:t>
            </w:r>
            <w:r w:rsidRPr="00C77F5E">
              <w:rPr>
                <w:rFonts w:ascii="Calibri" w:hAnsi="Calibri" w:cs="Calibri"/>
                <w:lang w:eastAsia="en-US"/>
              </w:rPr>
              <w:t>un diabète du type 2</w:t>
            </w:r>
          </w:p>
        </w:tc>
      </w:tr>
    </w:tbl>
    <w:p w14:paraId="76E0022B" w14:textId="77777777" w:rsidR="00241AE2" w:rsidRPr="00C77F5E" w:rsidRDefault="00241AE2" w:rsidP="00241AE2">
      <w:pPr>
        <w:shd w:val="clear" w:color="auto" w:fill="FFFFFF"/>
        <w:spacing w:after="0"/>
        <w:contextualSpacing/>
        <w:rPr>
          <w:rFonts w:ascii="Calibri" w:hAnsi="Calibri" w:cs="Calibri"/>
          <w:b/>
          <w:bCs/>
        </w:rPr>
      </w:pPr>
    </w:p>
    <w:p w14:paraId="0AC035DE" w14:textId="77777777" w:rsidR="00241AE2" w:rsidRPr="00C77F5E" w:rsidRDefault="00241AE2" w:rsidP="00241AE2">
      <w:pPr>
        <w:shd w:val="clear" w:color="auto" w:fill="FFFFFF"/>
        <w:spacing w:after="0"/>
        <w:contextualSpacing/>
        <w:rPr>
          <w:rFonts w:ascii="Calibri" w:hAnsi="Calibri" w:cs="Calibri"/>
          <w:b/>
          <w:bCs/>
        </w:rPr>
      </w:pPr>
      <w:r w:rsidRPr="00C77F5E">
        <w:rPr>
          <w:rFonts w:ascii="Calibri" w:hAnsi="Calibri" w:cs="Calibri"/>
          <w:b/>
          <w:bCs/>
        </w:rPr>
        <w:t>Cas clinique N°2(P2 2023 T)</w:t>
      </w:r>
    </w:p>
    <w:p w14:paraId="0ADF3E13"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Patient M.S âgé de 58 ans, est diabétique de type 2 depuis 15 ans, sous traitement mixte à base de métformine, gliclazide et insuline basale. Il consulte pour une aggravation récente d'une lésion du pied droit pour laquelle il est suivi depuis 3 mois. Elle s'est développée sur un pied déformé d'aspect cubique comportant des points d'appuis anormaux. Cette lésion est de siège médio-plantaire droit et se présente sous la forme d'une ulcération à fond fibrineux, entourée d'une hyperkératose importante avec des secrétions brunâtres mal odorantes en des phénomènes inflammatoires atteignant la cheville.</w:t>
      </w:r>
    </w:p>
    <w:p w14:paraId="315D09C3"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p w14:paraId="594C53C8" w14:textId="77777777" w:rsidR="00241AE2" w:rsidRPr="00C77F5E" w:rsidRDefault="00241AE2" w:rsidP="00241AE2">
      <w:pPr>
        <w:shd w:val="clear" w:color="auto" w:fill="FFFFFF"/>
        <w:spacing w:after="0"/>
        <w:contextualSpacing/>
        <w:rPr>
          <w:rFonts w:ascii="Calibri" w:hAnsi="Calibri" w:cs="Calibri"/>
          <w:b/>
          <w:bCs/>
        </w:rPr>
      </w:pPr>
      <w:r>
        <w:rPr>
          <w:rFonts w:ascii="Calibri" w:hAnsi="Calibri" w:cs="Calibri"/>
          <w:b/>
          <w:bCs/>
        </w:rPr>
        <w:t xml:space="preserve">36. </w:t>
      </w:r>
      <w:r w:rsidRPr="00C77F5E">
        <w:rPr>
          <w:rFonts w:ascii="Calibri" w:hAnsi="Calibri" w:cs="Calibri"/>
          <w:b/>
          <w:bCs/>
        </w:rPr>
        <w:t>La lésion sus citée correspond à :(Cocher la RJ)</w:t>
      </w:r>
    </w:p>
    <w:p w14:paraId="6037069B"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A. Une neuro arthropathie diabétique non infectée</w:t>
      </w:r>
    </w:p>
    <w:p w14:paraId="3A05582D"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B. Une surinfection d'un Mal perforant plantaire</w:t>
      </w:r>
    </w:p>
    <w:p w14:paraId="7A149774"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C. Un mal perforant plantaire non infecté </w:t>
      </w:r>
    </w:p>
    <w:p w14:paraId="03032692"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D. Une lésion ischémique infectée</w:t>
      </w:r>
    </w:p>
    <w:p w14:paraId="2AEB5208"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E. Une lésion neuro-ischémique en phase aigue</w:t>
      </w:r>
    </w:p>
    <w:p w14:paraId="20B6D015"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9833" w:type="dxa"/>
        <w:tblInd w:w="-2" w:type="dxa"/>
        <w:tblLook w:val="04A0" w:firstRow="1" w:lastRow="0" w:firstColumn="1" w:lastColumn="0" w:noHBand="0" w:noVBand="1"/>
      </w:tblPr>
      <w:tblGrid>
        <w:gridCol w:w="394"/>
        <w:gridCol w:w="9439"/>
      </w:tblGrid>
      <w:tr w:rsidR="00241AE2" w:rsidRPr="00C77F5E" w14:paraId="5DDABFB7" w14:textId="77777777" w:rsidTr="00773906">
        <w:tc>
          <w:tcPr>
            <w:tcW w:w="0" w:type="auto"/>
          </w:tcPr>
          <w:p w14:paraId="2059719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439" w:type="dxa"/>
          </w:tcPr>
          <w:p w14:paraId="2266D3DE"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Ulcération à fond fibrineux, entourée d’une hyperkératose importante (</w:t>
            </w:r>
            <w:r w:rsidRPr="00C77F5E">
              <w:rPr>
                <w:rFonts w:ascii="Calibri" w:hAnsi="Calibri" w:cs="Calibri"/>
                <w:b/>
                <w:bCs/>
                <w:lang w:eastAsia="en-US"/>
              </w:rPr>
              <w:t>mal perforant plantaire</w:t>
            </w:r>
            <w:r w:rsidRPr="00C77F5E">
              <w:rPr>
                <w:rFonts w:ascii="Calibri" w:hAnsi="Calibri" w:cs="Calibri"/>
                <w:lang w:eastAsia="en-US"/>
              </w:rPr>
              <w:t>) avec des secrétions mal odorantes et des phénomènes inflammatoires atteignant la cheville (</w:t>
            </w:r>
            <w:r w:rsidRPr="00C77F5E">
              <w:rPr>
                <w:rFonts w:ascii="Calibri" w:hAnsi="Calibri" w:cs="Calibri"/>
                <w:b/>
                <w:bCs/>
                <w:lang w:eastAsia="en-US"/>
              </w:rPr>
              <w:t>surinfection de cette lésion</w:t>
            </w:r>
            <w:r w:rsidRPr="00C77F5E">
              <w:rPr>
                <w:rFonts w:ascii="Calibri" w:hAnsi="Calibri" w:cs="Calibri"/>
                <w:lang w:eastAsia="en-US"/>
              </w:rPr>
              <w:t>)</w:t>
            </w:r>
          </w:p>
        </w:tc>
      </w:tr>
    </w:tbl>
    <w:p w14:paraId="2BF9C80B" w14:textId="77777777" w:rsidR="00241AE2" w:rsidRPr="00C77F5E" w:rsidRDefault="00241AE2" w:rsidP="00241AE2">
      <w:pPr>
        <w:shd w:val="clear" w:color="auto" w:fill="FFFFFF"/>
        <w:spacing w:after="0"/>
        <w:contextualSpacing/>
        <w:rPr>
          <w:rFonts w:ascii="Calibri" w:hAnsi="Calibri" w:cs="Calibri"/>
        </w:rPr>
      </w:pPr>
    </w:p>
    <w:p w14:paraId="287C0B70" w14:textId="77777777" w:rsidR="00241AE2" w:rsidRPr="00C77F5E" w:rsidRDefault="00241AE2" w:rsidP="00241AE2">
      <w:pPr>
        <w:shd w:val="clear" w:color="auto" w:fill="FFFFFF"/>
        <w:spacing w:after="0"/>
        <w:contextualSpacing/>
        <w:rPr>
          <w:rFonts w:ascii="Calibri" w:hAnsi="Calibri" w:cs="Calibri"/>
          <w:b/>
          <w:bCs/>
        </w:rPr>
      </w:pPr>
      <w:r>
        <w:rPr>
          <w:rFonts w:ascii="Calibri" w:hAnsi="Calibri" w:cs="Calibri"/>
          <w:b/>
          <w:bCs/>
        </w:rPr>
        <w:t xml:space="preserve">37. </w:t>
      </w:r>
      <w:r w:rsidRPr="00C77F5E">
        <w:rPr>
          <w:rFonts w:ascii="Calibri" w:hAnsi="Calibri" w:cs="Calibri"/>
          <w:b/>
          <w:bCs/>
        </w:rPr>
        <w:t>Ce type de lésion évolue sur :(Cocher la RJ)</w:t>
      </w:r>
    </w:p>
    <w:p w14:paraId="39CF9F6E"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Un pied artéritique (ischémique)</w:t>
      </w:r>
    </w:p>
    <w:p w14:paraId="6D240D55"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Un pied neuropathique.</w:t>
      </w:r>
    </w:p>
    <w:p w14:paraId="1B2075EF"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Comporte souvent des atteintes osseuses</w:t>
      </w:r>
    </w:p>
    <w:p w14:paraId="475915A2"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Nécessite souvent une antibiothérapie</w:t>
      </w:r>
    </w:p>
    <w:p w14:paraId="3F9FD074"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La mise en décharge de la lésion n'est nécessaire qu'à la phase aiguë</w:t>
      </w:r>
    </w:p>
    <w:p w14:paraId="710CBB7E"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p w14:paraId="1081CA4F"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 A (1+2+3+4) B (2+3+4) C (1+2+3) D (2+3+4+2) E (2+3+5)</w:t>
      </w:r>
    </w:p>
    <w:p w14:paraId="5E3B0427"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9833" w:type="dxa"/>
        <w:tblInd w:w="-2" w:type="dxa"/>
        <w:tblLook w:val="04A0" w:firstRow="1" w:lastRow="0" w:firstColumn="1" w:lastColumn="0" w:noHBand="0" w:noVBand="1"/>
      </w:tblPr>
      <w:tblGrid>
        <w:gridCol w:w="394"/>
        <w:gridCol w:w="9439"/>
      </w:tblGrid>
      <w:tr w:rsidR="00241AE2" w:rsidRPr="00C77F5E" w14:paraId="1A52415E" w14:textId="77777777" w:rsidTr="00773906">
        <w:tc>
          <w:tcPr>
            <w:tcW w:w="0" w:type="auto"/>
          </w:tcPr>
          <w:p w14:paraId="191B22A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439" w:type="dxa"/>
          </w:tcPr>
          <w:p w14:paraId="410C9238" w14:textId="77777777" w:rsidR="00241AE2" w:rsidRPr="00C77F5E" w:rsidRDefault="00241AE2" w:rsidP="00773906">
            <w:pPr>
              <w:contextualSpacing/>
              <w:rPr>
                <w:rFonts w:ascii="Calibri" w:hAnsi="Calibri" w:cs="Calibri"/>
                <w:lang w:eastAsia="en-US"/>
              </w:rPr>
            </w:pPr>
            <w:r w:rsidRPr="00C77F5E">
              <w:rPr>
                <w:rFonts w:ascii="Calibri" w:hAnsi="Calibri" w:cs="Calibri"/>
                <w:shd w:val="clear" w:color="auto" w:fill="FFFFFF"/>
                <w:lang w:eastAsia="en-US"/>
              </w:rPr>
              <w:t>Le mal perforant plantaire est </w:t>
            </w:r>
            <w:r w:rsidRPr="00C77F5E">
              <w:rPr>
                <w:rFonts w:ascii="Calibri" w:hAnsi="Calibri" w:cs="Calibri"/>
                <w:lang w:eastAsia="en-US"/>
              </w:rPr>
              <w:t>le plus souvent dû à un problème de chaussure, avec un frottement répété</w:t>
            </w:r>
            <w:r w:rsidRPr="00C77F5E">
              <w:rPr>
                <w:rFonts w:ascii="Calibri" w:hAnsi="Calibri" w:cs="Calibri"/>
                <w:shd w:val="clear" w:color="auto" w:fill="FFFFFF"/>
                <w:lang w:eastAsia="en-US"/>
              </w:rPr>
              <w:t xml:space="preserve"> ; ce frottement va produire </w:t>
            </w:r>
            <w:r w:rsidRPr="00C77F5E">
              <w:rPr>
                <w:rFonts w:ascii="Calibri" w:hAnsi="Calibri" w:cs="Calibri"/>
                <w:b/>
                <w:bCs/>
                <w:lang w:eastAsia="en-US"/>
              </w:rPr>
              <w:t>une hyperkératose (pied neuropathique),</w:t>
            </w:r>
            <w:r w:rsidRPr="00C77F5E">
              <w:rPr>
                <w:rFonts w:ascii="Calibri" w:hAnsi="Calibri" w:cs="Calibri"/>
                <w:shd w:val="clear" w:color="auto" w:fill="FFFFFF"/>
                <w:lang w:eastAsia="en-US"/>
              </w:rPr>
              <w:t xml:space="preserve"> sous laquelle une plaie peut se constituer, et s'aggraver en profondeur jusqu'à</w:t>
            </w:r>
            <w:r w:rsidRPr="00C77F5E">
              <w:rPr>
                <w:rFonts w:ascii="Calibri" w:hAnsi="Calibri" w:cs="Calibri"/>
                <w:b/>
                <w:bCs/>
                <w:shd w:val="clear" w:color="auto" w:fill="FFFFFF"/>
                <w:lang w:eastAsia="en-US"/>
              </w:rPr>
              <w:t xml:space="preserve"> </w:t>
            </w:r>
            <w:r w:rsidRPr="00C77F5E">
              <w:rPr>
                <w:rFonts w:ascii="Calibri" w:hAnsi="Calibri" w:cs="Calibri"/>
                <w:b/>
                <w:bCs/>
                <w:lang w:eastAsia="en-US"/>
              </w:rPr>
              <w:t>atteindre l'os</w:t>
            </w:r>
            <w:r w:rsidRPr="00C77F5E">
              <w:rPr>
                <w:rFonts w:ascii="Calibri" w:hAnsi="Calibri" w:cs="Calibri"/>
                <w:shd w:val="clear" w:color="auto" w:fill="FFFFFF"/>
                <w:lang w:eastAsia="en-US"/>
              </w:rPr>
              <w:t xml:space="preserve">. Cette plaie peut </w:t>
            </w:r>
            <w:r w:rsidRPr="00C77F5E">
              <w:rPr>
                <w:rFonts w:ascii="Calibri" w:hAnsi="Calibri" w:cs="Calibri"/>
                <w:b/>
                <w:bCs/>
                <w:lang w:eastAsia="en-US"/>
              </w:rPr>
              <w:t>surinfecter et nécessite une antibiothérapie</w:t>
            </w:r>
            <w:r w:rsidRPr="00C77F5E">
              <w:rPr>
                <w:rFonts w:ascii="Calibri" w:hAnsi="Calibri" w:cs="Calibri"/>
                <w:shd w:val="clear" w:color="auto" w:fill="FFFFFF"/>
                <w:lang w:eastAsia="en-US"/>
              </w:rPr>
              <w:t>.</w:t>
            </w:r>
          </w:p>
        </w:tc>
      </w:tr>
    </w:tbl>
    <w:p w14:paraId="60A27083" w14:textId="77777777" w:rsidR="00241AE2" w:rsidRPr="00C77F5E" w:rsidRDefault="00241AE2" w:rsidP="00241AE2">
      <w:pPr>
        <w:shd w:val="clear" w:color="auto" w:fill="FFFFFF"/>
        <w:spacing w:after="0"/>
        <w:contextualSpacing/>
        <w:rPr>
          <w:rFonts w:ascii="Calibri" w:hAnsi="Calibri" w:cs="Calibri"/>
        </w:rPr>
      </w:pPr>
    </w:p>
    <w:p w14:paraId="52C348BA" w14:textId="77777777" w:rsidR="00241AE2" w:rsidRPr="00C77F5E" w:rsidRDefault="00241AE2" w:rsidP="00241AE2">
      <w:pPr>
        <w:shd w:val="clear" w:color="auto" w:fill="FFFFFF"/>
        <w:spacing w:after="0"/>
        <w:contextualSpacing/>
        <w:rPr>
          <w:rFonts w:ascii="Calibri" w:hAnsi="Calibri" w:cs="Calibri"/>
          <w:b/>
          <w:bCs/>
        </w:rPr>
      </w:pPr>
      <w:r>
        <w:rPr>
          <w:rFonts w:ascii="Calibri" w:hAnsi="Calibri" w:cs="Calibri"/>
          <w:b/>
          <w:bCs/>
        </w:rPr>
        <w:t xml:space="preserve">38. </w:t>
      </w:r>
      <w:r w:rsidRPr="00C77F5E">
        <w:rPr>
          <w:rFonts w:ascii="Calibri" w:hAnsi="Calibri" w:cs="Calibri"/>
          <w:b/>
          <w:bCs/>
        </w:rPr>
        <w:t>La composante infectieuse est à évoquer devant des : (Cocher la R.J)</w:t>
      </w:r>
    </w:p>
    <w:p w14:paraId="28C9DA11"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lastRenderedPageBreak/>
        <w:t>1. Déformations associées à une hyperkératose</w:t>
      </w:r>
    </w:p>
    <w:p w14:paraId="62BF977D"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Sécrétions purulentes et des phénomènes inflammatoires avec des douleurs</w:t>
      </w:r>
    </w:p>
    <w:p w14:paraId="6B238407"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Phénomènes inflammatoires, des sécrétions purulentes et lésions indolores</w:t>
      </w:r>
    </w:p>
    <w:p w14:paraId="4C8CF6C8"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Phénomènes inflammatoires sans secrétions</w:t>
      </w:r>
    </w:p>
    <w:p w14:paraId="56E42268"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Une CRP négative, sans hyperleucocytose et des lésions osseuses à la radiographie du pied.</w:t>
      </w:r>
    </w:p>
    <w:p w14:paraId="0908E220"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p w14:paraId="34D7A025"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 A (1+2+3+4) B (1+2+3) C (2+3+4) D (1+2+5) E (2+3+5)</w:t>
      </w:r>
    </w:p>
    <w:p w14:paraId="4F277FF6"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9831" w:type="dxa"/>
        <w:tblInd w:w="-2" w:type="dxa"/>
        <w:tblLook w:val="04A0" w:firstRow="1" w:lastRow="0" w:firstColumn="1" w:lastColumn="0" w:noHBand="0" w:noVBand="1"/>
      </w:tblPr>
      <w:tblGrid>
        <w:gridCol w:w="392"/>
        <w:gridCol w:w="9439"/>
      </w:tblGrid>
      <w:tr w:rsidR="00241AE2" w:rsidRPr="00C77F5E" w14:paraId="5C9C5B5B" w14:textId="77777777" w:rsidTr="00773906">
        <w:tc>
          <w:tcPr>
            <w:tcW w:w="0" w:type="auto"/>
          </w:tcPr>
          <w:p w14:paraId="3964D60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w:t>
            </w:r>
          </w:p>
        </w:tc>
        <w:tc>
          <w:tcPr>
            <w:tcW w:w="9439" w:type="dxa"/>
          </w:tcPr>
          <w:p w14:paraId="6C72FC2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1-</w:t>
            </w:r>
            <w:r w:rsidRPr="00C77F5E">
              <w:rPr>
                <w:rFonts w:ascii="Calibri" w:hAnsi="Calibri" w:cs="Calibri"/>
                <w:shd w:val="clear" w:color="auto" w:fill="FFFFFF"/>
                <w:lang w:eastAsia="en-US"/>
              </w:rPr>
              <w:t>évoque un pied neurologique*</w:t>
            </w:r>
          </w:p>
          <w:p w14:paraId="1240D79D" w14:textId="77777777" w:rsidR="00241AE2" w:rsidRPr="00C77F5E" w:rsidRDefault="00241AE2" w:rsidP="00773906">
            <w:pPr>
              <w:contextualSpacing/>
              <w:rPr>
                <w:rFonts w:ascii="Calibri" w:hAnsi="Calibri" w:cs="Calibri"/>
                <w:lang w:eastAsia="en-US"/>
              </w:rPr>
            </w:pPr>
            <w:r w:rsidRPr="00C77F5E">
              <w:rPr>
                <w:rFonts w:ascii="Calibri" w:hAnsi="Calibri" w:cs="Calibri"/>
                <w:shd w:val="clear" w:color="auto" w:fill="FFFFFF"/>
                <w:lang w:eastAsia="en-US"/>
              </w:rPr>
              <w:t>5-CRP positive avec hyperleucocytose* et des lésions osseuses à la radiologie</w:t>
            </w:r>
          </w:p>
        </w:tc>
      </w:tr>
    </w:tbl>
    <w:p w14:paraId="75698A2C" w14:textId="77777777" w:rsidR="00241AE2" w:rsidRPr="00C77F5E" w:rsidRDefault="00241AE2" w:rsidP="00241AE2">
      <w:pPr>
        <w:shd w:val="clear" w:color="auto" w:fill="FFFFFF"/>
        <w:spacing w:after="0"/>
        <w:contextualSpacing/>
        <w:rPr>
          <w:rFonts w:ascii="Calibri" w:hAnsi="Calibri" w:cs="Calibri"/>
        </w:rPr>
      </w:pPr>
    </w:p>
    <w:p w14:paraId="6CE6AB33" w14:textId="77777777" w:rsidR="00241AE2" w:rsidRPr="00C77F5E" w:rsidRDefault="00241AE2" w:rsidP="00241AE2">
      <w:pPr>
        <w:shd w:val="clear" w:color="auto" w:fill="FFFFFF"/>
        <w:spacing w:after="0"/>
        <w:contextualSpacing/>
        <w:rPr>
          <w:rFonts w:ascii="Calibri" w:hAnsi="Calibri" w:cs="Calibri"/>
          <w:b/>
          <w:bCs/>
        </w:rPr>
      </w:pPr>
      <w:r>
        <w:rPr>
          <w:rFonts w:ascii="Calibri" w:hAnsi="Calibri" w:cs="Calibri"/>
          <w:b/>
          <w:bCs/>
        </w:rPr>
        <w:t>39.</w:t>
      </w:r>
      <w:r w:rsidRPr="00C77F5E">
        <w:rPr>
          <w:rFonts w:ascii="Calibri" w:hAnsi="Calibri" w:cs="Calibri"/>
          <w:b/>
          <w:bCs/>
        </w:rPr>
        <w:t xml:space="preserve"> Les examens complémentaires à réaliser chez notre patient sont :(Cocher la RJ)</w:t>
      </w:r>
    </w:p>
    <w:p w14:paraId="6842AF0C"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Radiographie standard centrée sur la lésion</w:t>
      </w:r>
    </w:p>
    <w:p w14:paraId="6142525F"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Doppler artériel des membres inférieurs</w:t>
      </w:r>
    </w:p>
    <w:p w14:paraId="485EFFBF"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Examen cytobactériologique du pus avant nettoyage de la lésion</w:t>
      </w:r>
    </w:p>
    <w:p w14:paraId="7F86182D"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Angioscanner des membres inférieurs</w:t>
      </w:r>
    </w:p>
    <w:p w14:paraId="565A75BA"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Examen cytobactériologique du pus après nettoyage de la lésion</w:t>
      </w:r>
    </w:p>
    <w:p w14:paraId="67633251"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p w14:paraId="638E2DC8"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Réponses : A (1+2+3+4) B (2+3+4) C(1+3+4) D(1+2+5) E(1+3+5)</w:t>
      </w:r>
    </w:p>
    <w:p w14:paraId="607F421F"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tbl>
      <w:tblPr>
        <w:tblStyle w:val="TableGrid"/>
        <w:tblW w:w="9843" w:type="dxa"/>
        <w:tblInd w:w="-2" w:type="dxa"/>
        <w:tblLook w:val="04A0" w:firstRow="1" w:lastRow="0" w:firstColumn="1" w:lastColumn="0" w:noHBand="0" w:noVBand="1"/>
      </w:tblPr>
      <w:tblGrid>
        <w:gridCol w:w="404"/>
        <w:gridCol w:w="9439"/>
      </w:tblGrid>
      <w:tr w:rsidR="00241AE2" w:rsidRPr="00C77F5E" w14:paraId="6E7D9EAA" w14:textId="77777777" w:rsidTr="00773906">
        <w:tc>
          <w:tcPr>
            <w:tcW w:w="0" w:type="auto"/>
          </w:tcPr>
          <w:p w14:paraId="0D1891C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439" w:type="dxa"/>
          </w:tcPr>
          <w:p w14:paraId="029C6193" w14:textId="77777777" w:rsidR="00241AE2" w:rsidRPr="00C77F5E" w:rsidRDefault="00241AE2" w:rsidP="00773906">
            <w:pPr>
              <w:shd w:val="clear" w:color="auto" w:fill="FFFFFF"/>
              <w:contextualSpacing/>
              <w:rPr>
                <w:rFonts w:ascii="Calibri" w:hAnsi="Calibri" w:cs="Calibri"/>
                <w:lang w:eastAsia="en-US"/>
              </w:rPr>
            </w:pPr>
            <w:r w:rsidRPr="00C77F5E">
              <w:rPr>
                <w:rFonts w:ascii="Calibri" w:hAnsi="Calibri" w:cs="Calibri"/>
                <w:b/>
                <w:bCs/>
                <w:lang w:eastAsia="en-US"/>
              </w:rPr>
              <w:t>Examens complémentaires :</w:t>
            </w:r>
          </w:p>
          <w:p w14:paraId="4457EA51" w14:textId="77777777" w:rsidR="00241AE2" w:rsidRPr="00C77F5E" w:rsidRDefault="00241AE2">
            <w:pPr>
              <w:numPr>
                <w:ilvl w:val="0"/>
                <w:numId w:val="31"/>
              </w:numPr>
              <w:shd w:val="clear" w:color="auto" w:fill="FFFFFF"/>
              <w:spacing w:after="0"/>
              <w:ind w:left="0"/>
              <w:contextualSpacing/>
              <w:textAlignment w:val="baseline"/>
              <w:rPr>
                <w:rFonts w:ascii="Calibri" w:hAnsi="Calibri" w:cs="Calibri"/>
                <w:b/>
                <w:bCs/>
                <w:lang w:eastAsia="en-US"/>
              </w:rPr>
            </w:pPr>
            <w:r w:rsidRPr="00C77F5E">
              <w:rPr>
                <w:rFonts w:ascii="Calibri" w:hAnsi="Calibri" w:cs="Calibri"/>
                <w:lang w:eastAsia="en-US"/>
              </w:rPr>
              <w:t>Radiographie standard.</w:t>
            </w:r>
          </w:p>
          <w:p w14:paraId="7BC4FBD1" w14:textId="77777777" w:rsidR="00241AE2" w:rsidRPr="00C77F5E" w:rsidRDefault="00241AE2">
            <w:pPr>
              <w:numPr>
                <w:ilvl w:val="0"/>
                <w:numId w:val="31"/>
              </w:numPr>
              <w:shd w:val="clear" w:color="auto" w:fill="FFFFFF"/>
              <w:spacing w:after="0"/>
              <w:ind w:left="0"/>
              <w:contextualSpacing/>
              <w:textAlignment w:val="baseline"/>
              <w:rPr>
                <w:rFonts w:ascii="Calibri" w:hAnsi="Calibri" w:cs="Calibri"/>
                <w:b/>
                <w:bCs/>
                <w:lang w:eastAsia="en-US"/>
              </w:rPr>
            </w:pPr>
            <w:r w:rsidRPr="00C77F5E">
              <w:rPr>
                <w:rFonts w:ascii="Calibri" w:hAnsi="Calibri" w:cs="Calibri"/>
                <w:lang w:eastAsia="en-US"/>
              </w:rPr>
              <w:t>Bilan artériel des membres inférieurs : l’écho-doppler artériel des MI est systématique en cas d’infection du pied diabétique.</w:t>
            </w:r>
          </w:p>
          <w:p w14:paraId="4EFD8254" w14:textId="77777777" w:rsidR="00241AE2" w:rsidRPr="00C77F5E" w:rsidRDefault="00241AE2">
            <w:pPr>
              <w:numPr>
                <w:ilvl w:val="0"/>
                <w:numId w:val="31"/>
              </w:numPr>
              <w:shd w:val="clear" w:color="auto" w:fill="FFFFFF"/>
              <w:spacing w:after="0"/>
              <w:ind w:left="0"/>
              <w:contextualSpacing/>
              <w:textAlignment w:val="baseline"/>
              <w:rPr>
                <w:rFonts w:ascii="Calibri" w:hAnsi="Calibri" w:cs="Calibri"/>
                <w:b/>
                <w:bCs/>
                <w:lang w:eastAsia="en-US"/>
              </w:rPr>
            </w:pPr>
            <w:r w:rsidRPr="00C77F5E">
              <w:rPr>
                <w:rFonts w:ascii="Calibri" w:hAnsi="Calibri" w:cs="Calibri"/>
                <w:lang w:eastAsia="en-US"/>
              </w:rPr>
              <w:t>Bilan infectieux : FNS, CRP, VS, examen cytobactériologique du pus après nettoyage (si avant</w:t>
            </w:r>
            <w:r w:rsidRPr="00C77F5E">
              <w:rPr>
                <w:rFonts w:ascii="Calibri" w:hAnsi="Calibri" w:cs="Calibri"/>
                <w:lang w:eastAsia="en-US"/>
              </w:rPr>
              <w:t>risque de contamination du prélèvement)</w:t>
            </w:r>
          </w:p>
        </w:tc>
      </w:tr>
    </w:tbl>
    <w:p w14:paraId="643CCAE7" w14:textId="77777777" w:rsidR="00241AE2" w:rsidRPr="00C77F5E" w:rsidRDefault="00241AE2" w:rsidP="00241AE2">
      <w:pPr>
        <w:shd w:val="clear" w:color="auto" w:fill="FFFFFF"/>
        <w:spacing w:after="0"/>
        <w:contextualSpacing/>
        <w:rPr>
          <w:rFonts w:ascii="Calibri" w:hAnsi="Calibri" w:cs="Calibri"/>
        </w:rPr>
      </w:pPr>
    </w:p>
    <w:p w14:paraId="0B40F688" w14:textId="77777777" w:rsidR="00241AE2" w:rsidRPr="00C77F5E" w:rsidRDefault="00241AE2" w:rsidP="00241AE2">
      <w:pPr>
        <w:shd w:val="clear" w:color="auto" w:fill="FFFFFF"/>
        <w:spacing w:after="0"/>
        <w:contextualSpacing/>
        <w:rPr>
          <w:rFonts w:ascii="Calibri" w:hAnsi="Calibri" w:cs="Calibri"/>
          <w:b/>
          <w:bCs/>
        </w:rPr>
      </w:pPr>
      <w:r>
        <w:rPr>
          <w:rFonts w:ascii="Calibri" w:hAnsi="Calibri" w:cs="Calibri"/>
          <w:b/>
          <w:bCs/>
        </w:rPr>
        <w:t>40.</w:t>
      </w:r>
      <w:r w:rsidRPr="00C77F5E">
        <w:rPr>
          <w:rFonts w:ascii="Calibri" w:hAnsi="Calibri" w:cs="Calibri"/>
          <w:b/>
          <w:bCs/>
        </w:rPr>
        <w:t xml:space="preserve"> Le traitement de ces lésions repose sur :(Cocher la RJ)</w:t>
      </w:r>
    </w:p>
    <w:p w14:paraId="563E877C"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1. La mise en décharge de la lésion</w:t>
      </w:r>
    </w:p>
    <w:p w14:paraId="37E09636"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2. Antibiothérapie probabiliste jusqu'à disparition de l'infection</w:t>
      </w:r>
    </w:p>
    <w:p w14:paraId="3DEF5A41"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3. Débridement de la lésion</w:t>
      </w:r>
    </w:p>
    <w:p w14:paraId="226631C7"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4. Education thérapeutique et soins préventifs pour éviter les récidives</w:t>
      </w:r>
    </w:p>
    <w:p w14:paraId="459061AE"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5. Une marche régulière pour favoriser une cicatrisation rapide</w:t>
      </w:r>
    </w:p>
    <w:p w14:paraId="4F002780"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 </w:t>
      </w:r>
    </w:p>
    <w:p w14:paraId="53F84ACA" w14:textId="77777777" w:rsidR="00241AE2" w:rsidRPr="00C77F5E" w:rsidRDefault="00241AE2" w:rsidP="00241AE2">
      <w:pPr>
        <w:shd w:val="clear" w:color="auto" w:fill="FFFFFF"/>
        <w:spacing w:after="0"/>
        <w:contextualSpacing/>
        <w:rPr>
          <w:rFonts w:ascii="Calibri" w:hAnsi="Calibri" w:cs="Calibri"/>
        </w:rPr>
      </w:pPr>
      <w:r w:rsidRPr="00C77F5E">
        <w:rPr>
          <w:rFonts w:ascii="Calibri" w:hAnsi="Calibri" w:cs="Calibri"/>
        </w:rPr>
        <w:t xml:space="preserve">Réponses: A (1+2+3) B (1+3+4+5) C(1+3+4) D(1+2+4) E(1+2) </w:t>
      </w:r>
    </w:p>
    <w:p w14:paraId="775A19CC" w14:textId="77777777" w:rsidR="00241AE2" w:rsidRPr="00C77F5E" w:rsidRDefault="00241AE2" w:rsidP="00241AE2">
      <w:pPr>
        <w:shd w:val="clear" w:color="auto" w:fill="FFFFFF"/>
        <w:spacing w:after="0"/>
        <w:contextualSpacing/>
        <w:jc w:val="center"/>
        <w:rPr>
          <w:rFonts w:ascii="Calibri" w:hAnsi="Calibri" w:cs="Calibri"/>
        </w:rPr>
      </w:pPr>
      <w:r w:rsidRPr="00C77F5E">
        <w:rPr>
          <w:rFonts w:ascii="Calibri" w:hAnsi="Calibri" w:cs="Calibri"/>
        </w:rPr>
        <w:t xml:space="preserve"> </w:t>
      </w:r>
    </w:p>
    <w:tbl>
      <w:tblPr>
        <w:tblStyle w:val="TableGrid"/>
        <w:tblW w:w="9831" w:type="dxa"/>
        <w:tblInd w:w="-2" w:type="dxa"/>
        <w:tblLook w:val="04A0" w:firstRow="1" w:lastRow="0" w:firstColumn="1" w:lastColumn="0" w:noHBand="0" w:noVBand="1"/>
      </w:tblPr>
      <w:tblGrid>
        <w:gridCol w:w="392"/>
        <w:gridCol w:w="9439"/>
      </w:tblGrid>
      <w:tr w:rsidR="00241AE2" w:rsidRPr="00C77F5E" w14:paraId="6D0D6204" w14:textId="77777777" w:rsidTr="00773906">
        <w:tc>
          <w:tcPr>
            <w:tcW w:w="0" w:type="auto"/>
          </w:tcPr>
          <w:p w14:paraId="569C8EF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w:t>
            </w:r>
          </w:p>
        </w:tc>
        <w:tc>
          <w:tcPr>
            <w:tcW w:w="9439" w:type="dxa"/>
          </w:tcPr>
          <w:p w14:paraId="4F2543EA" w14:textId="77777777" w:rsidR="00241AE2" w:rsidRPr="00C77F5E" w:rsidRDefault="00241AE2" w:rsidP="00773906">
            <w:pPr>
              <w:contextualSpacing/>
              <w:rPr>
                <w:rFonts w:ascii="Calibri" w:hAnsi="Calibri" w:cs="Calibri"/>
                <w:b/>
                <w:bCs/>
                <w:lang w:eastAsia="en-US"/>
              </w:rPr>
            </w:pPr>
            <w:r w:rsidRPr="00C77F5E">
              <w:rPr>
                <w:rFonts w:ascii="Calibri" w:hAnsi="Calibri" w:cs="Calibri"/>
                <w:b/>
                <w:bCs/>
                <w:lang w:eastAsia="en-US"/>
              </w:rPr>
              <w:t>La prise en charge thérapeutique du pied diabétique :</w:t>
            </w:r>
          </w:p>
          <w:p w14:paraId="63AB4BF6"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Les deux grandes urgences à court terme sont :</w:t>
            </w:r>
          </w:p>
          <w:p w14:paraId="3D8E020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traitement de I'ischémie et de l'infection.</w:t>
            </w:r>
          </w:p>
          <w:p w14:paraId="0BF14C7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priorité à moyen terme est l'observance de la mise en décharge.</w:t>
            </w:r>
          </w:p>
          <w:p w14:paraId="43105836"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Ces 3 principes thérapeutiques sont les 3 zéros potentiels !!</w:t>
            </w:r>
          </w:p>
          <w:p w14:paraId="6514F2A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1/ HOSPITALISATION :</w:t>
            </w:r>
          </w:p>
          <w:p w14:paraId="6FAE8F44"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Maintenir une glycémie la plus normale possible.</w:t>
            </w:r>
          </w:p>
          <w:p w14:paraId="16BB1B4B"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Bilan de la plaie</w:t>
            </w:r>
          </w:p>
          <w:p w14:paraId="2312BBD4"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lastRenderedPageBreak/>
              <w:t>Recherche en urgence d'infection et d'ischémie</w:t>
            </w:r>
          </w:p>
          <w:p w14:paraId="20BC749B"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Recherche de neuropathie et du facteur traumatique</w:t>
            </w:r>
          </w:p>
          <w:p w14:paraId="78D227C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2/ TRAITEMENT DE L'ISCHEMIE :</w:t>
            </w:r>
          </w:p>
          <w:p w14:paraId="314E37AC"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Revascularisation en urgence à envisager systématiquement :</w:t>
            </w:r>
          </w:p>
          <w:p w14:paraId="20BA848C" w14:textId="77777777" w:rsidR="00241AE2" w:rsidRPr="00C77F5E" w:rsidRDefault="00241AE2">
            <w:pPr>
              <w:pStyle w:val="Paragraphedeliste3"/>
              <w:numPr>
                <w:ilvl w:val="0"/>
                <w:numId w:val="33"/>
              </w:numPr>
              <w:tabs>
                <w:tab w:val="left" w:pos="720"/>
              </w:tabs>
              <w:spacing w:before="0" w:beforeAutospacing="0" w:after="0" w:afterAutospacing="0" w:line="276" w:lineRule="auto"/>
              <w:ind w:left="0"/>
              <w:rPr>
                <w:rFonts w:cs="Calibri"/>
                <w:sz w:val="22"/>
                <w:szCs w:val="22"/>
                <w:lang w:eastAsia="en-US"/>
              </w:rPr>
            </w:pPr>
            <w:r w:rsidRPr="00C77F5E">
              <w:rPr>
                <w:rFonts w:cs="Calibri"/>
                <w:i/>
                <w:iCs/>
                <w:sz w:val="22"/>
                <w:szCs w:val="22"/>
                <w:lang w:eastAsia="en-US"/>
              </w:rPr>
              <w:t>Angioplastie</w:t>
            </w:r>
            <w:r w:rsidRPr="00C77F5E">
              <w:rPr>
                <w:rFonts w:cs="Calibri"/>
                <w:sz w:val="22"/>
                <w:szCs w:val="22"/>
                <w:lang w:eastAsia="en-US"/>
              </w:rPr>
              <w:t xml:space="preserve"> endoluminale topographie lésionnelle</w:t>
            </w:r>
          </w:p>
          <w:p w14:paraId="2E7BB824" w14:textId="77777777" w:rsidR="00241AE2" w:rsidRPr="00C77F5E" w:rsidRDefault="00241AE2">
            <w:pPr>
              <w:pStyle w:val="Paragraphedeliste3"/>
              <w:numPr>
                <w:ilvl w:val="0"/>
                <w:numId w:val="33"/>
              </w:numPr>
              <w:tabs>
                <w:tab w:val="left" w:pos="720"/>
              </w:tabs>
              <w:spacing w:before="0" w:beforeAutospacing="0" w:after="0" w:afterAutospacing="0" w:line="276" w:lineRule="auto"/>
              <w:ind w:left="0"/>
              <w:rPr>
                <w:rFonts w:cs="Calibri"/>
                <w:sz w:val="22"/>
                <w:szCs w:val="22"/>
                <w:lang w:eastAsia="en-US"/>
              </w:rPr>
            </w:pPr>
            <w:r w:rsidRPr="00C77F5E">
              <w:rPr>
                <w:rFonts w:cs="Calibri"/>
                <w:i/>
                <w:iCs/>
                <w:sz w:val="22"/>
                <w:szCs w:val="22"/>
                <w:lang w:eastAsia="en-US"/>
              </w:rPr>
              <w:t>Pontage</w:t>
            </w:r>
            <w:r w:rsidRPr="00C77F5E">
              <w:rPr>
                <w:rFonts w:cs="Calibri"/>
                <w:sz w:val="22"/>
                <w:szCs w:val="22"/>
                <w:lang w:eastAsia="en-US"/>
              </w:rPr>
              <w:t xml:space="preserve"> chirurgical sinon</w:t>
            </w:r>
          </w:p>
          <w:p w14:paraId="5B540947" w14:textId="77777777" w:rsidR="00241AE2" w:rsidRPr="00C77F5E" w:rsidRDefault="00241AE2">
            <w:pPr>
              <w:pStyle w:val="Paragraphedeliste3"/>
              <w:numPr>
                <w:ilvl w:val="0"/>
                <w:numId w:val="33"/>
              </w:numPr>
              <w:tabs>
                <w:tab w:val="left" w:pos="720"/>
              </w:tabs>
              <w:spacing w:before="0" w:beforeAutospacing="0" w:after="0" w:afterAutospacing="0" w:line="276" w:lineRule="auto"/>
              <w:ind w:left="0"/>
              <w:rPr>
                <w:rFonts w:cs="Calibri"/>
                <w:sz w:val="22"/>
                <w:szCs w:val="22"/>
                <w:lang w:eastAsia="en-US"/>
              </w:rPr>
            </w:pPr>
            <w:r w:rsidRPr="00C77F5E">
              <w:rPr>
                <w:rFonts w:cs="Calibri"/>
                <w:sz w:val="22"/>
                <w:szCs w:val="22"/>
                <w:lang w:eastAsia="en-US"/>
              </w:rPr>
              <w:t>Association des 2 techniques possibles</w:t>
            </w:r>
          </w:p>
          <w:p w14:paraId="41F4DE95"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Héparinothérapie à dose curative bien que rien n'ait prouvé jusqu'ici son efficacité.</w:t>
            </w:r>
          </w:p>
          <w:p w14:paraId="6A0BC248"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3/ TRAITEMENT DE L'INFECTION :</w:t>
            </w:r>
          </w:p>
          <w:p w14:paraId="60294149"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b/>
                <w:bCs/>
                <w:sz w:val="22"/>
                <w:szCs w:val="22"/>
                <w:lang w:eastAsia="en-US"/>
              </w:rPr>
              <w:t>Antibiothérapie à débuter sans urgence</w:t>
            </w:r>
            <w:r w:rsidRPr="00C77F5E">
              <w:rPr>
                <w:rFonts w:cs="Calibri"/>
                <w:sz w:val="22"/>
                <w:szCs w:val="22"/>
                <w:lang w:eastAsia="en-US"/>
              </w:rPr>
              <w:t xml:space="preserve"> (saut signes généraux) d'abord probabiliste :</w:t>
            </w:r>
          </w:p>
          <w:p w14:paraId="29BA7466" w14:textId="77777777" w:rsidR="00241AE2" w:rsidRPr="00C77F5E" w:rsidRDefault="00241AE2">
            <w:pPr>
              <w:pStyle w:val="Paragraphedeliste3"/>
              <w:numPr>
                <w:ilvl w:val="0"/>
                <w:numId w:val="34"/>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Généralement bithérapie synergique et parentérale (sauf fluoroquinolones)</w:t>
            </w:r>
          </w:p>
          <w:p w14:paraId="71102F97" w14:textId="77777777" w:rsidR="00241AE2" w:rsidRPr="00C77F5E" w:rsidRDefault="00241AE2">
            <w:pPr>
              <w:pStyle w:val="Paragraphedeliste3"/>
              <w:numPr>
                <w:ilvl w:val="0"/>
                <w:numId w:val="34"/>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Débutée après les prélèvements et adaptée ensuite à l'antibiogramme</w:t>
            </w:r>
          </w:p>
          <w:p w14:paraId="14FE9916" w14:textId="77777777" w:rsidR="00241AE2" w:rsidRPr="00C77F5E" w:rsidRDefault="00241AE2">
            <w:pPr>
              <w:pStyle w:val="Paragraphedeliste3"/>
              <w:numPr>
                <w:ilvl w:val="0"/>
                <w:numId w:val="34"/>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A bonne diffusion cutanée ou osseuse (selon I’extension)</w:t>
            </w:r>
          </w:p>
          <w:p w14:paraId="0643A3C2" w14:textId="77777777" w:rsidR="00241AE2" w:rsidRPr="00C77F5E" w:rsidRDefault="00241AE2">
            <w:pPr>
              <w:pStyle w:val="Paragraphedeliste3"/>
              <w:numPr>
                <w:ilvl w:val="0"/>
                <w:numId w:val="34"/>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 xml:space="preserve">Active contre </w:t>
            </w:r>
            <w:r w:rsidRPr="00C77F5E">
              <w:rPr>
                <w:rFonts w:cs="Calibri"/>
                <w:i/>
                <w:iCs/>
                <w:sz w:val="22"/>
                <w:szCs w:val="22"/>
                <w:lang w:eastAsia="en-US"/>
              </w:rPr>
              <w:t>staphylocoques</w:t>
            </w:r>
            <w:r w:rsidRPr="00C77F5E">
              <w:rPr>
                <w:rFonts w:cs="Calibri"/>
                <w:sz w:val="22"/>
                <w:szCs w:val="22"/>
                <w:lang w:eastAsia="en-US"/>
              </w:rPr>
              <w:t xml:space="preserve"> et </w:t>
            </w:r>
            <w:r w:rsidRPr="00C77F5E">
              <w:rPr>
                <w:rFonts w:cs="Calibri"/>
                <w:i/>
                <w:iCs/>
                <w:sz w:val="22"/>
                <w:szCs w:val="22"/>
                <w:lang w:eastAsia="en-US"/>
              </w:rPr>
              <w:t>entérobactéries</w:t>
            </w:r>
            <w:r w:rsidRPr="00C77F5E">
              <w:rPr>
                <w:rFonts w:cs="Calibri"/>
                <w:sz w:val="22"/>
                <w:szCs w:val="22"/>
                <w:lang w:eastAsia="en-US"/>
              </w:rPr>
              <w:t xml:space="preserve"> (ou autres si arguments cliniques)</w:t>
            </w:r>
          </w:p>
          <w:p w14:paraId="6BEDF6E1" w14:textId="77777777" w:rsidR="00241AE2" w:rsidRPr="00C77F5E" w:rsidRDefault="00241AE2">
            <w:pPr>
              <w:pStyle w:val="Paragraphedeliste3"/>
              <w:numPr>
                <w:ilvl w:val="0"/>
                <w:numId w:val="34"/>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Durée : 01 semaine (cutanée pure modérée) à 03 mois (ostéite)</w:t>
            </w:r>
          </w:p>
          <w:p w14:paraId="232518CA" w14:textId="77777777" w:rsidR="00241AE2" w:rsidRPr="00C77F5E" w:rsidRDefault="00241AE2">
            <w:pPr>
              <w:pStyle w:val="Paragraphedeliste3"/>
              <w:numPr>
                <w:ilvl w:val="0"/>
                <w:numId w:val="32"/>
              </w:numPr>
              <w:spacing w:before="0" w:beforeAutospacing="0" w:after="0" w:afterAutospacing="0" w:line="276" w:lineRule="auto"/>
              <w:ind w:left="0"/>
              <w:rPr>
                <w:rFonts w:cs="Calibri"/>
                <w:b/>
                <w:bCs/>
                <w:sz w:val="22"/>
                <w:szCs w:val="22"/>
                <w:lang w:eastAsia="en-US"/>
              </w:rPr>
            </w:pPr>
            <w:r w:rsidRPr="00C77F5E">
              <w:rPr>
                <w:rFonts w:cs="Calibri"/>
                <w:b/>
                <w:bCs/>
                <w:sz w:val="22"/>
                <w:szCs w:val="22"/>
                <w:lang w:eastAsia="en-US"/>
              </w:rPr>
              <w:t>Traitement de la dénutrition et de l'ischémie</w:t>
            </w:r>
          </w:p>
          <w:p w14:paraId="6134CB62" w14:textId="77777777" w:rsidR="00241AE2" w:rsidRPr="00C77F5E" w:rsidRDefault="00241AE2">
            <w:pPr>
              <w:pStyle w:val="Paragraphedeliste3"/>
              <w:numPr>
                <w:ilvl w:val="0"/>
                <w:numId w:val="32"/>
              </w:numPr>
              <w:spacing w:before="0" w:beforeAutospacing="0" w:after="0" w:afterAutospacing="0" w:line="276" w:lineRule="auto"/>
              <w:ind w:left="0"/>
              <w:rPr>
                <w:rFonts w:cs="Calibri"/>
                <w:b/>
                <w:bCs/>
                <w:sz w:val="22"/>
                <w:szCs w:val="22"/>
                <w:lang w:eastAsia="en-US"/>
              </w:rPr>
            </w:pPr>
            <w:r w:rsidRPr="00C77F5E">
              <w:rPr>
                <w:rFonts w:cs="Calibri"/>
                <w:b/>
                <w:bCs/>
                <w:sz w:val="22"/>
                <w:szCs w:val="22"/>
                <w:lang w:eastAsia="en-US"/>
              </w:rPr>
              <w:t>Débridement chirurgical</w:t>
            </w:r>
            <w:r w:rsidRPr="00C77F5E">
              <w:rPr>
                <w:rFonts w:cs="Calibri"/>
                <w:sz w:val="22"/>
                <w:szCs w:val="22"/>
                <w:lang w:eastAsia="en-US"/>
              </w:rPr>
              <w:t xml:space="preserve"> parfois indiqué (lésions osseuses impossibles à stériliser)</w:t>
            </w:r>
          </w:p>
          <w:p w14:paraId="416B4BD0" w14:textId="77777777" w:rsidR="00241AE2" w:rsidRPr="00C77F5E" w:rsidRDefault="00241AE2">
            <w:pPr>
              <w:pStyle w:val="Paragraphedeliste3"/>
              <w:numPr>
                <w:ilvl w:val="0"/>
                <w:numId w:val="32"/>
              </w:numPr>
              <w:spacing w:before="0" w:beforeAutospacing="0" w:after="0" w:afterAutospacing="0" w:line="276" w:lineRule="auto"/>
              <w:ind w:left="0"/>
              <w:rPr>
                <w:rFonts w:cs="Calibri"/>
                <w:b/>
                <w:bCs/>
                <w:sz w:val="22"/>
                <w:szCs w:val="22"/>
                <w:lang w:eastAsia="en-US"/>
              </w:rPr>
            </w:pPr>
            <w:r w:rsidRPr="00C77F5E">
              <w:rPr>
                <w:rFonts w:cs="Calibri"/>
                <w:b/>
                <w:bCs/>
                <w:sz w:val="22"/>
                <w:szCs w:val="22"/>
                <w:lang w:eastAsia="en-US"/>
              </w:rPr>
              <w:t>Parfois, hélas, amputation en urgence</w:t>
            </w:r>
            <w:r w:rsidRPr="00C77F5E">
              <w:rPr>
                <w:rFonts w:cs="Calibri"/>
                <w:sz w:val="22"/>
                <w:szCs w:val="22"/>
                <w:lang w:eastAsia="en-US"/>
              </w:rPr>
              <w:t xml:space="preserve"> en cas de gangrène pour éviter l'extension (eh oui, l'amputation est, avant tout, un traitement... anti- infectieux).</w:t>
            </w:r>
          </w:p>
          <w:p w14:paraId="4C4842E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4/</w:t>
            </w:r>
            <w:r w:rsidRPr="00C77F5E">
              <w:rPr>
                <w:rFonts w:ascii="Calibri" w:hAnsi="Calibri" w:cs="Calibri"/>
                <w:b/>
                <w:bCs/>
                <w:lang w:eastAsia="en-US"/>
              </w:rPr>
              <w:t xml:space="preserve"> </w:t>
            </w:r>
            <w:r w:rsidRPr="00C77F5E">
              <w:rPr>
                <w:rFonts w:ascii="Calibri" w:hAnsi="Calibri" w:cs="Calibri"/>
                <w:lang w:eastAsia="en-US"/>
              </w:rPr>
              <w:t>TRAITEMENT DE LA PLAIE :</w:t>
            </w:r>
          </w:p>
          <w:p w14:paraId="0B3B77AE"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b/>
                <w:bCs/>
                <w:sz w:val="22"/>
                <w:szCs w:val="22"/>
                <w:lang w:eastAsia="en-US"/>
              </w:rPr>
              <w:t>Mise en décharge :</w:t>
            </w:r>
            <w:r w:rsidRPr="00C77F5E">
              <w:rPr>
                <w:rFonts w:cs="Calibri"/>
                <w:sz w:val="22"/>
                <w:szCs w:val="22"/>
                <w:lang w:eastAsia="en-US"/>
              </w:rPr>
              <w:t xml:space="preserve"> suppression totale de l'appui jusqu'à cicatrisation complète (alitement, bottes ou chaussures de décharge) avec éducation du patient pour permettre l’observance.</w:t>
            </w:r>
          </w:p>
          <w:p w14:paraId="036B06F0"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b/>
                <w:bCs/>
                <w:sz w:val="22"/>
                <w:szCs w:val="22"/>
                <w:lang w:eastAsia="en-US"/>
              </w:rPr>
              <w:t xml:space="preserve">Débridement </w:t>
            </w:r>
            <w:r w:rsidRPr="00C77F5E">
              <w:rPr>
                <w:rFonts w:cs="Calibri"/>
                <w:sz w:val="22"/>
                <w:szCs w:val="22"/>
                <w:lang w:eastAsia="en-US"/>
              </w:rPr>
              <w:t>de la plaie avec ablation de I'hyperkératose et des tissu pathologiques.</w:t>
            </w:r>
          </w:p>
          <w:p w14:paraId="3BF5C58F"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b/>
                <w:bCs/>
                <w:sz w:val="22"/>
                <w:szCs w:val="22"/>
                <w:lang w:eastAsia="en-US"/>
              </w:rPr>
              <w:t>Désinfection</w:t>
            </w:r>
            <w:r w:rsidRPr="00C77F5E">
              <w:rPr>
                <w:rFonts w:cs="Calibri"/>
                <w:sz w:val="22"/>
                <w:szCs w:val="22"/>
                <w:lang w:eastAsia="en-US"/>
              </w:rPr>
              <w:t xml:space="preserve"> de la plaie par antiseptiques.</w:t>
            </w:r>
          </w:p>
          <w:p w14:paraId="5EA8C468"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b/>
                <w:bCs/>
                <w:sz w:val="22"/>
                <w:szCs w:val="22"/>
                <w:lang w:eastAsia="en-US"/>
              </w:rPr>
              <w:t>Cicatrisation</w:t>
            </w:r>
            <w:r w:rsidRPr="00C77F5E">
              <w:rPr>
                <w:rFonts w:cs="Calibri"/>
                <w:sz w:val="22"/>
                <w:szCs w:val="22"/>
                <w:lang w:eastAsia="en-US"/>
              </w:rPr>
              <w:t xml:space="preserve"> dirigée reposant essentiellement sur les </w:t>
            </w:r>
            <w:r w:rsidRPr="00C77F5E">
              <w:rPr>
                <w:rFonts w:cs="Calibri"/>
                <w:b/>
                <w:bCs/>
                <w:sz w:val="22"/>
                <w:szCs w:val="22"/>
                <w:lang w:eastAsia="en-US"/>
              </w:rPr>
              <w:t>soins locaux</w:t>
            </w:r>
            <w:r w:rsidRPr="00C77F5E">
              <w:rPr>
                <w:rFonts w:cs="Calibri"/>
                <w:sz w:val="22"/>
                <w:szCs w:val="22"/>
                <w:lang w:eastAsia="en-US"/>
              </w:rPr>
              <w:t xml:space="preserve"> et l'utilisation de </w:t>
            </w:r>
            <w:r w:rsidRPr="00C77F5E">
              <w:rPr>
                <w:rFonts w:cs="Calibri"/>
                <w:b/>
                <w:bCs/>
                <w:sz w:val="22"/>
                <w:szCs w:val="22"/>
                <w:lang w:eastAsia="en-US"/>
              </w:rPr>
              <w:t>pansements</w:t>
            </w:r>
            <w:r w:rsidRPr="00C77F5E">
              <w:rPr>
                <w:rFonts w:cs="Calibri"/>
                <w:sz w:val="22"/>
                <w:szCs w:val="22"/>
                <w:lang w:eastAsia="en-US"/>
              </w:rPr>
              <w:t xml:space="preserve"> maintenant un environnement humide autour de la plaie. Un geste chirurgical peut parfois être indiqué initialement.</w:t>
            </w:r>
          </w:p>
          <w:p w14:paraId="0B83B23C"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Prévention du tétanos +++</w:t>
            </w:r>
          </w:p>
          <w:p w14:paraId="56596337" w14:textId="77777777" w:rsidR="00241AE2" w:rsidRPr="00C77F5E" w:rsidRDefault="00241AE2">
            <w:pPr>
              <w:pStyle w:val="Paragraphedeliste3"/>
              <w:numPr>
                <w:ilvl w:val="0"/>
                <w:numId w:val="32"/>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Prévention des complications de décubitus +t+ (anticoagulation préventive)</w:t>
            </w:r>
          </w:p>
          <w:p w14:paraId="3E40106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5/ SURVEILLANCE :</w:t>
            </w:r>
          </w:p>
          <w:p w14:paraId="3AC1BD3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Adaptée à l'état initial : cutanée, artérielle, infectieuse, hémodynamique</w:t>
            </w:r>
          </w:p>
          <w:p w14:paraId="3585E976" w14:textId="77777777" w:rsidR="00241AE2" w:rsidRPr="00C77F5E" w:rsidRDefault="00241AE2" w:rsidP="00773906">
            <w:pPr>
              <w:adjustRightInd w:val="0"/>
              <w:contextualSpacing/>
              <w:rPr>
                <w:rFonts w:ascii="Calibri" w:hAnsi="Calibri" w:cs="Calibri"/>
                <w:b/>
                <w:bCs/>
                <w:lang w:eastAsia="en-US"/>
              </w:rPr>
            </w:pPr>
            <w:r w:rsidRPr="00C77F5E">
              <w:rPr>
                <w:rFonts w:ascii="Calibri" w:hAnsi="Calibri" w:cs="Calibri"/>
                <w:b/>
                <w:bCs/>
                <w:lang w:eastAsia="en-US"/>
              </w:rPr>
              <w:t>DEVANT TOUTE PLAIE D'EVOLUTION DEFAVORABLE, IL FAUT EVOQUER :</w:t>
            </w:r>
          </w:p>
          <w:p w14:paraId="6D5A29F5" w14:textId="77777777" w:rsidR="00241AE2" w:rsidRPr="00C77F5E" w:rsidRDefault="00241AE2" w:rsidP="00773906">
            <w:pPr>
              <w:adjustRightInd w:val="0"/>
              <w:contextualSpacing/>
              <w:rPr>
                <w:rFonts w:ascii="Calibri" w:hAnsi="Calibri" w:cs="Calibri"/>
                <w:lang w:eastAsia="en-US"/>
              </w:rPr>
            </w:pPr>
            <w:r w:rsidRPr="00C77F5E">
              <w:rPr>
                <w:rFonts w:ascii="Calibri" w:hAnsi="Calibri" w:cs="Calibri"/>
                <w:lang w:eastAsia="en-US"/>
              </w:rPr>
              <w:t>1. LE NON-RESPECT DE LA MISE EN DECHARGE</w:t>
            </w:r>
          </w:p>
          <w:p w14:paraId="370890E5" w14:textId="77777777" w:rsidR="00241AE2" w:rsidRPr="00C77F5E" w:rsidRDefault="00241AE2" w:rsidP="00773906">
            <w:pPr>
              <w:adjustRightInd w:val="0"/>
              <w:contextualSpacing/>
              <w:rPr>
                <w:rFonts w:ascii="Calibri" w:hAnsi="Calibri" w:cs="Calibri"/>
                <w:lang w:eastAsia="en-US"/>
              </w:rPr>
            </w:pPr>
            <w:r w:rsidRPr="00C77F5E">
              <w:rPr>
                <w:rFonts w:ascii="Calibri" w:hAnsi="Calibri" w:cs="Calibri"/>
                <w:lang w:eastAsia="en-US"/>
              </w:rPr>
              <w:t>2. LA PERSISTANCE D'UNE ISCHEMIE</w:t>
            </w:r>
          </w:p>
          <w:p w14:paraId="5EAB6274" w14:textId="77777777" w:rsidR="00241AE2" w:rsidRPr="00C77F5E" w:rsidRDefault="00241AE2" w:rsidP="00773906">
            <w:pPr>
              <w:adjustRightInd w:val="0"/>
              <w:contextualSpacing/>
              <w:rPr>
                <w:rFonts w:ascii="Calibri" w:hAnsi="Calibri" w:cs="Calibri"/>
                <w:lang w:eastAsia="en-US"/>
              </w:rPr>
            </w:pPr>
            <w:r w:rsidRPr="00C77F5E">
              <w:rPr>
                <w:rFonts w:ascii="Calibri" w:hAnsi="Calibri" w:cs="Calibri"/>
                <w:lang w:eastAsia="en-US"/>
              </w:rPr>
              <w:t>3. LA PERSISTANCE D'UNE INFECTION (0STEITE)</w:t>
            </w:r>
          </w:p>
          <w:p w14:paraId="6FECDDFF" w14:textId="77777777" w:rsidR="00241AE2" w:rsidRPr="00C77F5E" w:rsidRDefault="00241AE2" w:rsidP="00773906">
            <w:pPr>
              <w:adjustRightInd w:val="0"/>
              <w:contextualSpacing/>
              <w:rPr>
                <w:rFonts w:ascii="Calibri" w:hAnsi="Calibri" w:cs="Calibri"/>
                <w:lang w:eastAsia="en-US"/>
              </w:rPr>
            </w:pPr>
            <w:r w:rsidRPr="00C77F5E">
              <w:rPr>
                <w:rFonts w:ascii="Calibri" w:hAnsi="Calibri" w:cs="Calibri"/>
                <w:lang w:eastAsia="en-US"/>
              </w:rPr>
              <w:t>Ikb d’endocrinologie diabétologie-Nutrition (10</w:t>
            </w:r>
            <w:r w:rsidRPr="00C77F5E">
              <w:rPr>
                <w:rFonts w:ascii="Calibri" w:hAnsi="Calibri" w:cs="Calibri"/>
                <w:vertAlign w:val="superscript"/>
                <w:lang w:eastAsia="en-US"/>
              </w:rPr>
              <w:t>ème</w:t>
            </w:r>
            <w:r w:rsidRPr="00C77F5E">
              <w:rPr>
                <w:rFonts w:ascii="Calibri" w:hAnsi="Calibri" w:cs="Calibri"/>
                <w:lang w:eastAsia="en-US"/>
              </w:rPr>
              <w:t xml:space="preserve"> édition-2023)</w:t>
            </w:r>
          </w:p>
        </w:tc>
      </w:tr>
    </w:tbl>
    <w:p w14:paraId="35762053" w14:textId="77777777" w:rsidR="00241AE2" w:rsidRPr="00C77F5E" w:rsidRDefault="00241AE2" w:rsidP="00241AE2">
      <w:pPr>
        <w:shd w:val="clear" w:color="auto" w:fill="FFFFFF"/>
        <w:spacing w:after="0"/>
        <w:contextualSpacing/>
        <w:jc w:val="center"/>
        <w:rPr>
          <w:rFonts w:ascii="Calibri" w:hAnsi="Calibri" w:cs="Calibri"/>
        </w:rPr>
      </w:pPr>
      <w:r w:rsidRPr="00C77F5E">
        <w:rPr>
          <w:rFonts w:ascii="Calibri" w:hAnsi="Calibri" w:cs="Calibri"/>
        </w:rPr>
        <w:lastRenderedPageBreak/>
        <w:t>FIN DU CAS CLINIQUE</w:t>
      </w:r>
    </w:p>
    <w:p w14:paraId="0FC2E726" w14:textId="77777777" w:rsidR="00241AE2" w:rsidRPr="00C77F5E" w:rsidRDefault="00241AE2" w:rsidP="00241AE2">
      <w:pPr>
        <w:spacing w:after="0"/>
        <w:contextualSpacing/>
        <w:rPr>
          <w:rFonts w:ascii="Calibri" w:hAnsi="Calibri" w:cs="Calibri"/>
          <w:b/>
          <w:bCs/>
        </w:rPr>
      </w:pPr>
    </w:p>
    <w:p w14:paraId="432A4BDC" w14:textId="77777777" w:rsidR="00241AE2" w:rsidRPr="00C77F5E" w:rsidRDefault="00241AE2" w:rsidP="00241AE2">
      <w:pPr>
        <w:spacing w:after="0"/>
        <w:contextualSpacing/>
        <w:rPr>
          <w:rFonts w:ascii="Calibri" w:hAnsi="Calibri" w:cs="Calibri"/>
          <w:b/>
          <w:bCs/>
        </w:rPr>
      </w:pPr>
      <w:r>
        <w:rPr>
          <w:rFonts w:ascii="Calibri" w:hAnsi="Calibri" w:cs="Calibri"/>
          <w:b/>
          <w:bCs/>
        </w:rPr>
        <w:t>41.</w:t>
      </w:r>
      <w:r w:rsidRPr="00C77F5E">
        <w:rPr>
          <w:rFonts w:ascii="Calibri" w:hAnsi="Calibri" w:cs="Calibri"/>
          <w:b/>
          <w:bCs/>
        </w:rPr>
        <w:t xml:space="preserve"> Une ostéite est suspectée devant : (cochez la fausse) (P1 2023 T36)</w:t>
      </w:r>
    </w:p>
    <w:p w14:paraId="48AD1375" w14:textId="77777777" w:rsidR="00241AE2" w:rsidRPr="00C77F5E" w:rsidRDefault="00241AE2" w:rsidP="00241AE2">
      <w:pPr>
        <w:spacing w:after="0"/>
        <w:contextualSpacing/>
        <w:rPr>
          <w:rFonts w:ascii="Calibri" w:hAnsi="Calibri" w:cs="Calibri"/>
        </w:rPr>
      </w:pPr>
      <w:r w:rsidRPr="00C77F5E">
        <w:rPr>
          <w:rFonts w:ascii="Calibri" w:hAnsi="Calibri" w:cs="Calibri"/>
        </w:rPr>
        <w:t>A. Un mal perforant plantaire (MPP) qui persiste au-delà de 3 mois</w:t>
      </w:r>
    </w:p>
    <w:p w14:paraId="32D055DB" w14:textId="77777777" w:rsidR="00241AE2" w:rsidRPr="00C77F5E" w:rsidRDefault="00241AE2" w:rsidP="00241AE2">
      <w:pPr>
        <w:spacing w:after="0"/>
        <w:contextualSpacing/>
        <w:rPr>
          <w:rFonts w:ascii="Calibri" w:hAnsi="Calibri" w:cs="Calibri"/>
        </w:rPr>
      </w:pPr>
      <w:r w:rsidRPr="00C77F5E">
        <w:rPr>
          <w:rFonts w:ascii="Calibri" w:hAnsi="Calibri" w:cs="Calibri"/>
        </w:rPr>
        <w:t>B. Un MPP guérit, qui récidive après une durée de 3 mois</w:t>
      </w:r>
    </w:p>
    <w:p w14:paraId="7D7A910A" w14:textId="77777777" w:rsidR="00241AE2" w:rsidRPr="00C77F5E" w:rsidRDefault="00241AE2" w:rsidP="00241AE2">
      <w:pPr>
        <w:spacing w:after="0"/>
        <w:contextualSpacing/>
        <w:rPr>
          <w:rFonts w:ascii="Calibri" w:hAnsi="Calibri" w:cs="Calibri"/>
        </w:rPr>
      </w:pPr>
      <w:r w:rsidRPr="00C77F5E">
        <w:rPr>
          <w:rFonts w:ascii="Calibri" w:hAnsi="Calibri" w:cs="Calibri"/>
        </w:rPr>
        <w:t>C. Un pied froid avec index de pression systolique &lt; 0,9</w:t>
      </w:r>
    </w:p>
    <w:p w14:paraId="621B2EB5" w14:textId="77777777" w:rsidR="00241AE2" w:rsidRPr="00C77F5E" w:rsidRDefault="00241AE2" w:rsidP="00241AE2">
      <w:pPr>
        <w:spacing w:after="0"/>
        <w:contextualSpacing/>
        <w:rPr>
          <w:rFonts w:ascii="Calibri" w:hAnsi="Calibri" w:cs="Calibri"/>
        </w:rPr>
      </w:pPr>
      <w:r w:rsidRPr="00C77F5E">
        <w:rPr>
          <w:rFonts w:ascii="Calibri" w:hAnsi="Calibri" w:cs="Calibri"/>
        </w:rPr>
        <w:t>D. Un contact osseux avec aspect de "sucre mouillé" au niveau de la lésion</w:t>
      </w:r>
    </w:p>
    <w:p w14:paraId="47DBBC2E" w14:textId="77777777" w:rsidR="00241AE2" w:rsidRPr="00C77F5E" w:rsidRDefault="00241AE2" w:rsidP="00241AE2">
      <w:pPr>
        <w:spacing w:after="0"/>
        <w:contextualSpacing/>
        <w:rPr>
          <w:rFonts w:ascii="Calibri" w:hAnsi="Calibri" w:cs="Calibri"/>
        </w:rPr>
      </w:pPr>
      <w:r w:rsidRPr="00C77F5E">
        <w:rPr>
          <w:rFonts w:ascii="Calibri" w:hAnsi="Calibri" w:cs="Calibri"/>
        </w:rPr>
        <w:lastRenderedPageBreak/>
        <w:t>E. Des images lacunaires, avec réaction périostée et destruction articulaire à la radio du pied</w:t>
      </w:r>
    </w:p>
    <w:tbl>
      <w:tblPr>
        <w:tblStyle w:val="TableGrid"/>
        <w:tblW w:w="9763" w:type="dxa"/>
        <w:tblInd w:w="-2" w:type="dxa"/>
        <w:tblLook w:val="04A0" w:firstRow="1" w:lastRow="0" w:firstColumn="1" w:lastColumn="0" w:noHBand="0" w:noVBand="1"/>
      </w:tblPr>
      <w:tblGrid>
        <w:gridCol w:w="569"/>
        <w:gridCol w:w="9194"/>
      </w:tblGrid>
      <w:tr w:rsidR="00241AE2" w:rsidRPr="00C77F5E" w14:paraId="63030BA2" w14:textId="77777777" w:rsidTr="00773906">
        <w:tc>
          <w:tcPr>
            <w:tcW w:w="569" w:type="dxa"/>
          </w:tcPr>
          <w:p w14:paraId="53CF162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w:t>
            </w:r>
          </w:p>
        </w:tc>
        <w:tc>
          <w:tcPr>
            <w:tcW w:w="9194" w:type="dxa"/>
          </w:tcPr>
          <w:p w14:paraId="4A9220D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Un IPS inférieur à un seuil de 0,90 signe l'existence d'une AOMI</w:t>
            </w:r>
          </w:p>
        </w:tc>
      </w:tr>
    </w:tbl>
    <w:p w14:paraId="06E227C9" w14:textId="77777777" w:rsidR="00241AE2" w:rsidRPr="00C77F5E" w:rsidRDefault="00241AE2" w:rsidP="00241AE2">
      <w:pPr>
        <w:bidi/>
        <w:spacing w:after="0"/>
        <w:contextualSpacing/>
        <w:jc w:val="right"/>
        <w:rPr>
          <w:rFonts w:ascii="Calibri" w:hAnsi="Calibri" w:cs="Calibri"/>
          <w:b/>
          <w:bCs/>
        </w:rPr>
      </w:pPr>
    </w:p>
    <w:p w14:paraId="2D1D0D02"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42.</w:t>
      </w:r>
      <w:r w:rsidRPr="00C77F5E">
        <w:rPr>
          <w:rFonts w:ascii="Calibri" w:hAnsi="Calibri" w:cs="Calibri"/>
          <w:b/>
          <w:bCs/>
        </w:rPr>
        <w:t xml:space="preserve"> Quels sont les principaux signes cliniques à recherche en vue de dépister les complications dégénératives chez un diabétique ? (cocher la RJ) (P4 2022 T30)</w:t>
      </w:r>
    </w:p>
    <w:p w14:paraId="4E88C80A"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1-Disparition d’un pouls périphérique </w:t>
      </w:r>
    </w:p>
    <w:p w14:paraId="706EF7F4"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2-Hépatomégalie </w:t>
      </w:r>
    </w:p>
    <w:p w14:paraId="6C2B410D"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3-Abolition des réflexes </w:t>
      </w:r>
    </w:p>
    <w:p w14:paraId="526B81D6"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4-Trouble de la sensibilité profonde </w:t>
      </w:r>
    </w:p>
    <w:p w14:paraId="0160E129"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5-Micro albuminurie </w:t>
      </w:r>
    </w:p>
    <w:p w14:paraId="7CAAA361"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1-3-5       B : 1-2-4     C : 1-2-3      D : 1-3-4        E : 1-4-5</w:t>
      </w:r>
    </w:p>
    <w:tbl>
      <w:tblPr>
        <w:tblStyle w:val="TableGrid"/>
        <w:tblW w:w="10065" w:type="dxa"/>
        <w:tblInd w:w="-2" w:type="dxa"/>
        <w:tblLook w:val="04A0" w:firstRow="1" w:lastRow="0" w:firstColumn="1" w:lastColumn="0" w:noHBand="0" w:noVBand="1"/>
      </w:tblPr>
      <w:tblGrid>
        <w:gridCol w:w="567"/>
        <w:gridCol w:w="9498"/>
      </w:tblGrid>
      <w:tr w:rsidR="00241AE2" w:rsidRPr="00C77F5E" w14:paraId="05FD8055" w14:textId="77777777" w:rsidTr="00773906">
        <w:tc>
          <w:tcPr>
            <w:tcW w:w="567" w:type="dxa"/>
          </w:tcPr>
          <w:p w14:paraId="394AB700"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D.</w:t>
            </w:r>
          </w:p>
        </w:tc>
        <w:tc>
          <w:tcPr>
            <w:tcW w:w="9498" w:type="dxa"/>
          </w:tcPr>
          <w:p w14:paraId="025B5CA3"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La microalbuminirie n'est pas un signe clinique</w:t>
            </w:r>
          </w:p>
        </w:tc>
      </w:tr>
    </w:tbl>
    <w:p w14:paraId="6930E950" w14:textId="77777777" w:rsidR="00241AE2" w:rsidRPr="00C77F5E" w:rsidRDefault="00241AE2" w:rsidP="00241AE2">
      <w:pPr>
        <w:bidi/>
        <w:spacing w:after="0"/>
        <w:contextualSpacing/>
        <w:jc w:val="right"/>
        <w:rPr>
          <w:rFonts w:ascii="Calibri" w:hAnsi="Calibri" w:cs="Calibri"/>
          <w:b/>
          <w:bCs/>
        </w:rPr>
      </w:pPr>
    </w:p>
    <w:p w14:paraId="147387E2" w14:textId="77777777" w:rsidR="00241AE2" w:rsidRPr="00C77F5E" w:rsidRDefault="00241AE2" w:rsidP="00241AE2">
      <w:pPr>
        <w:bidi/>
        <w:spacing w:after="0"/>
        <w:contextualSpacing/>
        <w:jc w:val="right"/>
        <w:rPr>
          <w:rFonts w:ascii="Calibri" w:hAnsi="Calibri" w:cs="Calibri"/>
          <w:b/>
          <w:bCs/>
        </w:rPr>
      </w:pPr>
      <w:r>
        <w:rPr>
          <w:rFonts w:ascii="Calibri" w:hAnsi="Calibri" w:cs="Calibri"/>
          <w:b/>
          <w:bCs/>
        </w:rPr>
        <w:t>43.</w:t>
      </w:r>
      <w:r w:rsidRPr="00C77F5E">
        <w:rPr>
          <w:rFonts w:ascii="Calibri" w:hAnsi="Calibri" w:cs="Calibri"/>
          <w:b/>
          <w:bCs/>
        </w:rPr>
        <w:t xml:space="preserve"> La rétinopathie diabétique ( cocher la RF) (P4 2022 T29)</w:t>
      </w:r>
    </w:p>
    <w:p w14:paraId="2F30ADE3"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A-Complication fréquente du diabète sucré  </w:t>
      </w:r>
    </w:p>
    <w:p w14:paraId="798BAD8F"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B-Première cause de cécité chez l’adulte  dans les pays industrialisée </w:t>
      </w:r>
    </w:p>
    <w:p w14:paraId="7E8E4DD1"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C- 20 % des diabétique de type 2 ont déjà une RD au moment du diagnostic de diabète </w:t>
      </w:r>
    </w:p>
    <w:p w14:paraId="344C4955"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D-Le déséquilibre glycémique représente un facteur d’aggravation de la rétinopathie  </w:t>
      </w:r>
    </w:p>
    <w:p w14:paraId="6DA605D6"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E- La rétinopathie  diabétique est moins fréquente chez le diabétique de type 1 </w:t>
      </w:r>
    </w:p>
    <w:tbl>
      <w:tblPr>
        <w:tblStyle w:val="TableGrid"/>
        <w:tblW w:w="10065" w:type="dxa"/>
        <w:tblInd w:w="-2" w:type="dxa"/>
        <w:tblLook w:val="04A0" w:firstRow="1" w:lastRow="0" w:firstColumn="1" w:lastColumn="0" w:noHBand="0" w:noVBand="1"/>
      </w:tblPr>
      <w:tblGrid>
        <w:gridCol w:w="567"/>
        <w:gridCol w:w="9498"/>
      </w:tblGrid>
      <w:tr w:rsidR="00241AE2" w:rsidRPr="00C77F5E" w14:paraId="75B5CAB9" w14:textId="77777777" w:rsidTr="00773906">
        <w:tc>
          <w:tcPr>
            <w:tcW w:w="567" w:type="dxa"/>
          </w:tcPr>
          <w:p w14:paraId="153AD948"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E</w:t>
            </w:r>
          </w:p>
        </w:tc>
        <w:tc>
          <w:tcPr>
            <w:tcW w:w="9498" w:type="dxa"/>
          </w:tcPr>
          <w:p w14:paraId="0DAE606C"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à savoir</w:t>
            </w:r>
          </w:p>
        </w:tc>
      </w:tr>
    </w:tbl>
    <w:p w14:paraId="5A2F23F3" w14:textId="77777777" w:rsidR="00241AE2" w:rsidRPr="00C77F5E" w:rsidRDefault="00241AE2" w:rsidP="00241AE2">
      <w:pPr>
        <w:bidi/>
        <w:spacing w:after="0"/>
        <w:contextualSpacing/>
        <w:jc w:val="right"/>
        <w:rPr>
          <w:rFonts w:ascii="Calibri" w:hAnsi="Calibri" w:cs="Calibri"/>
          <w:b/>
          <w:bCs/>
        </w:rPr>
      </w:pPr>
    </w:p>
    <w:p w14:paraId="5D830E26"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44.</w:t>
      </w:r>
      <w:r w:rsidRPr="00C77F5E">
        <w:rPr>
          <w:rFonts w:ascii="Calibri" w:hAnsi="Calibri" w:cs="Calibri"/>
          <w:b/>
          <w:bCs/>
        </w:rPr>
        <w:t xml:space="preserve"> La néphropathie diabétique ( cocher la RJ) (P4 2022 T28)</w:t>
      </w:r>
    </w:p>
    <w:p w14:paraId="07C29EBA"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1-Le diabète est la première cause d’insuffisance rénale terminale </w:t>
      </w:r>
    </w:p>
    <w:p w14:paraId="504FEDA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2-Le dépistage repose sur le dosage annuel de la micro albuminurie dans les urines des 24 heures  </w:t>
      </w:r>
    </w:p>
    <w:p w14:paraId="255D26B1"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3-Les antidiabétiques oraux sont arrêtés en cas d’insuffisance rénale sévère  </w:t>
      </w:r>
    </w:p>
    <w:p w14:paraId="01A213EB"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4-Le traitement néphroprotecteur repose sur la prescription d’un inhibiteur de l’enzyme de conversion (IEC) déjà au stade de micro albuminurie </w:t>
      </w:r>
    </w:p>
    <w:p w14:paraId="41E2DA04"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5-L’HTA n’est pas un facteur prédisposant a la néphropathie diabétique </w:t>
      </w:r>
    </w:p>
    <w:p w14:paraId="36D29569"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1-2-3-5       B : 1-2-3-4       C : 1-2-3-4-5      D : 1-2-3        E : 2-3-4</w:t>
      </w:r>
    </w:p>
    <w:tbl>
      <w:tblPr>
        <w:tblStyle w:val="TableGrid"/>
        <w:tblW w:w="10065" w:type="dxa"/>
        <w:tblInd w:w="-2" w:type="dxa"/>
        <w:tblLook w:val="04A0" w:firstRow="1" w:lastRow="0" w:firstColumn="1" w:lastColumn="0" w:noHBand="0" w:noVBand="1"/>
      </w:tblPr>
      <w:tblGrid>
        <w:gridCol w:w="567"/>
        <w:gridCol w:w="9498"/>
      </w:tblGrid>
      <w:tr w:rsidR="00241AE2" w:rsidRPr="00C77F5E" w14:paraId="6720EC59" w14:textId="77777777" w:rsidTr="00773906">
        <w:tc>
          <w:tcPr>
            <w:tcW w:w="567" w:type="dxa"/>
          </w:tcPr>
          <w:p w14:paraId="47BAA6CD"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B</w:t>
            </w:r>
          </w:p>
        </w:tc>
        <w:tc>
          <w:tcPr>
            <w:tcW w:w="9498" w:type="dxa"/>
          </w:tcPr>
          <w:p w14:paraId="5E9DCF27"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L’arrêt des antidiabétiques oraux ADO est dû  au fait que la majorité de ces médicaments ont une élimination rénale et donc pour éviter leurs complications ( acidose lactique , hypoglycémie..)</w:t>
            </w:r>
          </w:p>
        </w:tc>
      </w:tr>
    </w:tbl>
    <w:p w14:paraId="751802B9" w14:textId="77777777" w:rsidR="00241AE2" w:rsidRPr="00C77F5E" w:rsidRDefault="00241AE2" w:rsidP="00241AE2">
      <w:pPr>
        <w:bidi/>
        <w:spacing w:after="0"/>
        <w:contextualSpacing/>
        <w:jc w:val="right"/>
        <w:rPr>
          <w:rFonts w:ascii="Calibri" w:hAnsi="Calibri" w:cs="Calibri"/>
          <w:b/>
          <w:bCs/>
        </w:rPr>
      </w:pPr>
    </w:p>
    <w:p w14:paraId="352D5EBB" w14:textId="77777777" w:rsidR="00241AE2" w:rsidRPr="00C77F5E" w:rsidRDefault="00241AE2" w:rsidP="00241AE2">
      <w:pPr>
        <w:bidi/>
        <w:spacing w:after="0"/>
        <w:contextualSpacing/>
        <w:jc w:val="right"/>
        <w:rPr>
          <w:rFonts w:ascii="Calibri" w:hAnsi="Calibri" w:cs="Calibri"/>
        </w:rPr>
      </w:pPr>
      <w:r>
        <w:rPr>
          <w:rFonts w:ascii="Calibri" w:hAnsi="Calibri" w:cs="Calibri"/>
          <w:b/>
          <w:bCs/>
        </w:rPr>
        <w:t>45.</w:t>
      </w:r>
      <w:r w:rsidRPr="00C77F5E">
        <w:rPr>
          <w:rFonts w:ascii="Calibri" w:hAnsi="Calibri" w:cs="Calibri"/>
          <w:b/>
          <w:bCs/>
        </w:rPr>
        <w:t xml:space="preserve"> </w:t>
      </w:r>
      <w:r w:rsidRPr="00C77F5E">
        <w:rPr>
          <w:rFonts w:ascii="Calibri" w:hAnsi="Calibri" w:cs="Calibri"/>
        </w:rPr>
        <w:t xml:space="preserve"> </w:t>
      </w:r>
      <w:r w:rsidRPr="00C77F5E">
        <w:rPr>
          <w:rFonts w:ascii="Calibri" w:hAnsi="Calibri" w:cs="Calibri"/>
          <w:b/>
          <w:bCs/>
        </w:rPr>
        <w:t>les complications chroniques du diabète sucré sont représentées par : ( cocher la RJ) (P4 2022 T27)</w:t>
      </w:r>
    </w:p>
    <w:p w14:paraId="2897F896"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1-L’atteinte des capillaire qui s’exprime essentiellement au niveau de la rétine et des glomérules rénaux </w:t>
      </w:r>
    </w:p>
    <w:p w14:paraId="6928655C"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2-Neuropathie touchant à la fois les nerfs périphériques et système nerveux végétatif </w:t>
      </w:r>
    </w:p>
    <w:p w14:paraId="4DC57694"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3-L’athérosclérose des gros troncs artériels, plus fréquente, plus précoce et plus diffuse </w:t>
      </w:r>
    </w:p>
    <w:p w14:paraId="2B62E4C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4-Le pied diabétique conséquence de la neuropathie et de l’artériopathie, marqué par la présence de troubles trophiques chroniques </w:t>
      </w:r>
    </w:p>
    <w:p w14:paraId="0BEF9E6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rPr>
        <w:t xml:space="preserve">5-Présence de corps cétoniques au niveau urinaire chez le diabétique </w:t>
      </w:r>
    </w:p>
    <w:p w14:paraId="029CB5C8" w14:textId="77777777" w:rsidR="00241AE2" w:rsidRPr="00C77F5E" w:rsidRDefault="00241AE2" w:rsidP="00241AE2">
      <w:pPr>
        <w:bidi/>
        <w:spacing w:after="0"/>
        <w:contextualSpacing/>
        <w:jc w:val="right"/>
        <w:rPr>
          <w:rFonts w:ascii="Calibri" w:hAnsi="Calibri" w:cs="Calibri"/>
        </w:rPr>
      </w:pPr>
      <w:r w:rsidRPr="00C77F5E">
        <w:rPr>
          <w:rFonts w:ascii="Calibri" w:hAnsi="Calibri" w:cs="Calibri"/>
          <w:b/>
          <w:bCs/>
        </w:rPr>
        <w:t xml:space="preserve">Réponses :  </w:t>
      </w:r>
      <w:r w:rsidRPr="00C77F5E">
        <w:rPr>
          <w:rFonts w:ascii="Calibri" w:hAnsi="Calibri" w:cs="Calibri"/>
        </w:rPr>
        <w:t>A : 2-3-4-5       B : 1-2-3       C : 1-2-3-4      D : 1-2-3-4-5        E : 2-3-4</w:t>
      </w:r>
    </w:p>
    <w:tbl>
      <w:tblPr>
        <w:tblStyle w:val="TableGrid"/>
        <w:tblW w:w="10065" w:type="dxa"/>
        <w:tblInd w:w="-2" w:type="dxa"/>
        <w:tblLook w:val="04A0" w:firstRow="1" w:lastRow="0" w:firstColumn="1" w:lastColumn="0" w:noHBand="0" w:noVBand="1"/>
      </w:tblPr>
      <w:tblGrid>
        <w:gridCol w:w="567"/>
        <w:gridCol w:w="9498"/>
      </w:tblGrid>
      <w:tr w:rsidR="00241AE2" w:rsidRPr="00C77F5E" w14:paraId="767D9088" w14:textId="77777777" w:rsidTr="00773906">
        <w:tc>
          <w:tcPr>
            <w:tcW w:w="567" w:type="dxa"/>
          </w:tcPr>
          <w:p w14:paraId="50F65D65"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C</w:t>
            </w:r>
          </w:p>
        </w:tc>
        <w:tc>
          <w:tcPr>
            <w:tcW w:w="9498" w:type="dxa"/>
          </w:tcPr>
          <w:p w14:paraId="1669DE30" w14:textId="77777777" w:rsidR="00241AE2" w:rsidRPr="00C77F5E" w:rsidRDefault="00241AE2" w:rsidP="00773906">
            <w:pPr>
              <w:pStyle w:val="Paragraphedeliste3"/>
              <w:spacing w:before="0" w:beforeAutospacing="0" w:after="0" w:afterAutospacing="0" w:line="276" w:lineRule="auto"/>
              <w:rPr>
                <w:rFonts w:cs="Calibri"/>
                <w:sz w:val="22"/>
                <w:szCs w:val="22"/>
                <w:lang w:eastAsia="en-US"/>
              </w:rPr>
            </w:pPr>
            <w:r w:rsidRPr="00C77F5E">
              <w:rPr>
                <w:rFonts w:cs="Calibri"/>
                <w:sz w:val="22"/>
                <w:szCs w:val="22"/>
                <w:lang w:eastAsia="en-US"/>
              </w:rPr>
              <w:t>La cétose diabétique est une complication aiguë</w:t>
            </w:r>
          </w:p>
        </w:tc>
      </w:tr>
    </w:tbl>
    <w:p w14:paraId="4A1E9AFB" w14:textId="77777777" w:rsidR="00241AE2" w:rsidRPr="00C77F5E" w:rsidRDefault="00241AE2" w:rsidP="00241AE2">
      <w:pPr>
        <w:spacing w:after="0"/>
        <w:ind w:left="363"/>
        <w:contextualSpacing/>
        <w:rPr>
          <w:rFonts w:ascii="Calibri" w:hAnsi="Calibri" w:cs="Calibri"/>
          <w:b/>
          <w:bCs/>
        </w:rPr>
      </w:pPr>
    </w:p>
    <w:p w14:paraId="132C667A" w14:textId="77777777" w:rsidR="00241AE2" w:rsidRPr="00C77F5E" w:rsidRDefault="00241AE2" w:rsidP="00241AE2">
      <w:pPr>
        <w:spacing w:after="0"/>
        <w:contextualSpacing/>
        <w:rPr>
          <w:rFonts w:ascii="Calibri" w:hAnsi="Calibri" w:cs="Calibri"/>
          <w:b/>
          <w:bCs/>
        </w:rPr>
      </w:pPr>
      <w:r>
        <w:rPr>
          <w:rFonts w:ascii="Calibri" w:hAnsi="Calibri" w:cs="Calibri"/>
          <w:b/>
          <w:bCs/>
        </w:rPr>
        <w:t>46.</w:t>
      </w:r>
      <w:r w:rsidRPr="00C77F5E">
        <w:rPr>
          <w:rFonts w:ascii="Calibri" w:hAnsi="Calibri" w:cs="Calibri"/>
          <w:b/>
          <w:bCs/>
        </w:rPr>
        <w:t xml:space="preserve"> Les complications de la microangiopathie : (Cocher la RF) (P3 2022 T33)</w:t>
      </w:r>
    </w:p>
    <w:p w14:paraId="29642140" w14:textId="77777777" w:rsidR="00241AE2" w:rsidRPr="00C77F5E" w:rsidRDefault="00241AE2">
      <w:pPr>
        <w:pStyle w:val="ListParagraph"/>
        <w:numPr>
          <w:ilvl w:val="0"/>
          <w:numId w:val="24"/>
        </w:numPr>
        <w:spacing w:after="0"/>
        <w:ind w:left="363"/>
        <w:rPr>
          <w:rFonts w:ascii="Calibri" w:hAnsi="Calibri" w:cs="Calibri"/>
        </w:rPr>
      </w:pPr>
      <w:r w:rsidRPr="00C77F5E">
        <w:rPr>
          <w:rFonts w:ascii="Calibri" w:hAnsi="Calibri" w:cs="Calibri"/>
        </w:rPr>
        <w:lastRenderedPageBreak/>
        <w:t>Elles sont secondaires à l'hyperglycémie chronique</w:t>
      </w:r>
    </w:p>
    <w:p w14:paraId="015C604E" w14:textId="77777777" w:rsidR="00241AE2" w:rsidRPr="00C77F5E" w:rsidRDefault="00241AE2">
      <w:pPr>
        <w:pStyle w:val="ListParagraph"/>
        <w:numPr>
          <w:ilvl w:val="0"/>
          <w:numId w:val="24"/>
        </w:numPr>
        <w:spacing w:after="0"/>
        <w:ind w:left="363"/>
        <w:rPr>
          <w:rFonts w:ascii="Calibri" w:hAnsi="Calibri" w:cs="Calibri"/>
        </w:rPr>
      </w:pPr>
      <w:r w:rsidRPr="00C77F5E">
        <w:rPr>
          <w:rFonts w:ascii="Calibri" w:hAnsi="Calibri" w:cs="Calibri"/>
        </w:rPr>
        <w:t>Elles peuvent concerner aussi bien les diabétiques de type 1 que de type 2</w:t>
      </w:r>
    </w:p>
    <w:p w14:paraId="4FE751D3" w14:textId="77777777" w:rsidR="00241AE2" w:rsidRPr="00C77F5E" w:rsidRDefault="00241AE2">
      <w:pPr>
        <w:pStyle w:val="ListParagraph"/>
        <w:numPr>
          <w:ilvl w:val="0"/>
          <w:numId w:val="24"/>
        </w:numPr>
        <w:spacing w:after="0"/>
        <w:ind w:left="363"/>
        <w:rPr>
          <w:rFonts w:ascii="Calibri" w:hAnsi="Calibri" w:cs="Calibri"/>
        </w:rPr>
      </w:pPr>
      <w:r w:rsidRPr="00C77F5E">
        <w:rPr>
          <w:rFonts w:ascii="Calibri" w:hAnsi="Calibri" w:cs="Calibri"/>
        </w:rPr>
        <w:t>La baisse de l'HbA1c diminue le risque de leur apparition ou leur aggravation</w:t>
      </w:r>
    </w:p>
    <w:p w14:paraId="783ADC0C" w14:textId="77777777" w:rsidR="00241AE2" w:rsidRPr="00C77F5E" w:rsidRDefault="00241AE2">
      <w:pPr>
        <w:pStyle w:val="ListParagraph"/>
        <w:numPr>
          <w:ilvl w:val="0"/>
          <w:numId w:val="24"/>
        </w:numPr>
        <w:spacing w:after="0"/>
        <w:ind w:left="363"/>
        <w:rPr>
          <w:rFonts w:ascii="Calibri" w:hAnsi="Calibri" w:cs="Calibri"/>
        </w:rPr>
      </w:pPr>
      <w:r w:rsidRPr="00C77F5E">
        <w:rPr>
          <w:rFonts w:ascii="Calibri" w:hAnsi="Calibri" w:cs="Calibri"/>
        </w:rPr>
        <w:t xml:space="preserve">La rétinopathie est la localisation rétinienne de la microangiopathie </w:t>
      </w:r>
    </w:p>
    <w:p w14:paraId="0518C035" w14:textId="77777777" w:rsidR="00241AE2" w:rsidRPr="00C77F5E" w:rsidRDefault="00241AE2">
      <w:pPr>
        <w:pStyle w:val="ListParagraph"/>
        <w:numPr>
          <w:ilvl w:val="0"/>
          <w:numId w:val="24"/>
        </w:numPr>
        <w:spacing w:after="0"/>
        <w:ind w:left="363"/>
        <w:rPr>
          <w:rFonts w:ascii="Calibri" w:hAnsi="Calibri" w:cs="Calibri"/>
        </w:rPr>
      </w:pPr>
      <w:r w:rsidRPr="00C77F5E">
        <w:rPr>
          <w:rFonts w:ascii="Calibri" w:hAnsi="Calibri" w:cs="Calibri"/>
        </w:rPr>
        <w:t>Le glaucome néo vasculaire est une complication de la rétinopathie diabétique non proliférante minime</w:t>
      </w:r>
    </w:p>
    <w:tbl>
      <w:tblPr>
        <w:tblStyle w:val="TableGrid"/>
        <w:tblW w:w="10042" w:type="dxa"/>
        <w:tblInd w:w="-2" w:type="dxa"/>
        <w:tblLook w:val="04A0" w:firstRow="1" w:lastRow="0" w:firstColumn="1" w:lastColumn="0" w:noHBand="0" w:noVBand="1"/>
      </w:tblPr>
      <w:tblGrid>
        <w:gridCol w:w="456"/>
        <w:gridCol w:w="9586"/>
      </w:tblGrid>
      <w:tr w:rsidR="00241AE2" w:rsidRPr="00C77F5E" w14:paraId="5D37B4FC" w14:textId="77777777" w:rsidTr="00773906">
        <w:tc>
          <w:tcPr>
            <w:tcW w:w="456" w:type="dxa"/>
          </w:tcPr>
          <w:p w14:paraId="219270D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E</w:t>
            </w:r>
          </w:p>
        </w:tc>
        <w:tc>
          <w:tcPr>
            <w:tcW w:w="9586" w:type="dxa"/>
          </w:tcPr>
          <w:p w14:paraId="0A00D6A9"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glaucome néo vasculaire est une complication de la rétinopathie diabétique proliférante compliquée</w:t>
            </w:r>
          </w:p>
        </w:tc>
      </w:tr>
    </w:tbl>
    <w:p w14:paraId="3D270C1A" w14:textId="77777777" w:rsidR="00241AE2" w:rsidRPr="00C77F5E" w:rsidRDefault="00241AE2" w:rsidP="00241AE2">
      <w:pPr>
        <w:spacing w:after="0"/>
        <w:ind w:left="363"/>
        <w:contextualSpacing/>
        <w:rPr>
          <w:rFonts w:ascii="Calibri" w:hAnsi="Calibri" w:cs="Calibri"/>
          <w:b/>
          <w:bCs/>
        </w:rPr>
      </w:pPr>
    </w:p>
    <w:p w14:paraId="1E081225"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47. </w:t>
      </w:r>
      <w:r w:rsidRPr="00C77F5E">
        <w:rPr>
          <w:rFonts w:ascii="Calibri" w:hAnsi="Calibri" w:cs="Calibri"/>
          <w:b/>
          <w:bCs/>
        </w:rPr>
        <w:t>On doit rechercher une Rétinopathie diabétique : (Cocher la RJ) (P3 2022 T32)</w:t>
      </w:r>
    </w:p>
    <w:p w14:paraId="36ACE0F8" w14:textId="77777777" w:rsidR="00241AE2" w:rsidRPr="00C77F5E" w:rsidRDefault="00241AE2">
      <w:pPr>
        <w:pStyle w:val="ListParagraph"/>
        <w:numPr>
          <w:ilvl w:val="1"/>
          <w:numId w:val="22"/>
        </w:numPr>
        <w:spacing w:after="0"/>
        <w:ind w:left="363"/>
        <w:rPr>
          <w:rFonts w:ascii="Calibri" w:hAnsi="Calibri" w:cs="Calibri"/>
        </w:rPr>
      </w:pPr>
      <w:r w:rsidRPr="00C77F5E">
        <w:rPr>
          <w:rFonts w:ascii="Calibri" w:hAnsi="Calibri" w:cs="Calibri"/>
        </w:rPr>
        <w:t>Dès le diagnostic du diabète de type 2</w:t>
      </w:r>
    </w:p>
    <w:p w14:paraId="213F6788" w14:textId="77777777" w:rsidR="00241AE2" w:rsidRPr="00C77F5E" w:rsidRDefault="00241AE2">
      <w:pPr>
        <w:pStyle w:val="ListParagraph"/>
        <w:numPr>
          <w:ilvl w:val="1"/>
          <w:numId w:val="22"/>
        </w:numPr>
        <w:spacing w:after="0"/>
        <w:ind w:left="363"/>
        <w:rPr>
          <w:rFonts w:ascii="Calibri" w:hAnsi="Calibri" w:cs="Calibri"/>
        </w:rPr>
      </w:pPr>
      <w:r w:rsidRPr="00C77F5E">
        <w:rPr>
          <w:rFonts w:ascii="Calibri" w:hAnsi="Calibri" w:cs="Calibri"/>
        </w:rPr>
        <w:t>Lors d'un diabète gestationnel</w:t>
      </w:r>
    </w:p>
    <w:p w14:paraId="1873934B" w14:textId="77777777" w:rsidR="00241AE2" w:rsidRPr="00C77F5E" w:rsidRDefault="00241AE2">
      <w:pPr>
        <w:pStyle w:val="ListParagraph"/>
        <w:numPr>
          <w:ilvl w:val="1"/>
          <w:numId w:val="22"/>
        </w:numPr>
        <w:spacing w:after="0"/>
        <w:ind w:left="363"/>
        <w:rPr>
          <w:rFonts w:ascii="Calibri" w:hAnsi="Calibri" w:cs="Calibri"/>
        </w:rPr>
      </w:pPr>
      <w:r w:rsidRPr="00C77F5E">
        <w:rPr>
          <w:rFonts w:ascii="Calibri" w:hAnsi="Calibri" w:cs="Calibri"/>
        </w:rPr>
        <w:t>Dès le diagnostic du diabète de type 1</w:t>
      </w:r>
    </w:p>
    <w:p w14:paraId="24E65148" w14:textId="77777777" w:rsidR="00241AE2" w:rsidRPr="00C77F5E" w:rsidRDefault="00241AE2">
      <w:pPr>
        <w:pStyle w:val="ListParagraph"/>
        <w:numPr>
          <w:ilvl w:val="1"/>
          <w:numId w:val="22"/>
        </w:numPr>
        <w:spacing w:after="0"/>
        <w:ind w:left="363"/>
        <w:rPr>
          <w:rFonts w:ascii="Calibri" w:hAnsi="Calibri" w:cs="Calibri"/>
        </w:rPr>
      </w:pPr>
      <w:r w:rsidRPr="00C77F5E">
        <w:rPr>
          <w:rFonts w:ascii="Calibri" w:hAnsi="Calibri" w:cs="Calibri"/>
        </w:rPr>
        <w:t>Immédiatement lorsque l'acuité visuelle baisse</w:t>
      </w:r>
    </w:p>
    <w:p w14:paraId="32C8F101" w14:textId="77777777" w:rsidR="00241AE2" w:rsidRPr="00C77F5E" w:rsidRDefault="00241AE2">
      <w:pPr>
        <w:pStyle w:val="ListParagraph"/>
        <w:numPr>
          <w:ilvl w:val="1"/>
          <w:numId w:val="22"/>
        </w:numPr>
        <w:spacing w:after="0"/>
        <w:ind w:left="363"/>
        <w:rPr>
          <w:rFonts w:ascii="Calibri" w:hAnsi="Calibri" w:cs="Calibri"/>
        </w:rPr>
      </w:pPr>
      <w:r w:rsidRPr="00C77F5E">
        <w:rPr>
          <w:rFonts w:ascii="Calibri" w:hAnsi="Calibri" w:cs="Calibri"/>
        </w:rPr>
        <w:t>Après 10ans d'évolution du diabète de type 2</w:t>
      </w:r>
    </w:p>
    <w:p w14:paraId="61D26F87"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 A:1-3-4          B:1-2-4            C:3-4-5           D:1-2-5          E:2-3-4</w:t>
      </w:r>
    </w:p>
    <w:tbl>
      <w:tblPr>
        <w:tblStyle w:val="TableGrid"/>
        <w:tblW w:w="10042" w:type="dxa"/>
        <w:tblInd w:w="-2" w:type="dxa"/>
        <w:tblLook w:val="04A0" w:firstRow="1" w:lastRow="0" w:firstColumn="1" w:lastColumn="0" w:noHBand="0" w:noVBand="1"/>
      </w:tblPr>
      <w:tblGrid>
        <w:gridCol w:w="456"/>
        <w:gridCol w:w="9586"/>
      </w:tblGrid>
      <w:tr w:rsidR="00241AE2" w:rsidRPr="00C77F5E" w14:paraId="13BC5C08" w14:textId="77777777" w:rsidTr="00773906">
        <w:tc>
          <w:tcPr>
            <w:tcW w:w="456" w:type="dxa"/>
          </w:tcPr>
          <w:p w14:paraId="610D88C6"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B</w:t>
            </w:r>
          </w:p>
        </w:tc>
        <w:tc>
          <w:tcPr>
            <w:tcW w:w="9586" w:type="dxa"/>
          </w:tcPr>
          <w:p w14:paraId="5F4501F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Chez un diabétique de type 1 le début du diabète est connu avec précision. La rétinopathie diabétique ne survient en général pas avant 7 ans d'évolution du diabète. Il est important de sensibiliser le patient dès le début de son diabète à la nécessité d'une surveillance ophtalmologique régulière. Par ailleurs, lors des diabète de type à Lents, il n'est pas rare de diagnostiquer chez ces patients une rétinopathie diabétique dans les deux à trois ans après la découverte du diabète. Chez les enfants il n'est pas nécessaire que le premier examen ophtalmologique soit réalisé avant l'âge de 10 ans. Chez un diabétique de type 2 le dépistage de la rétinopathie diabétique doit être réalisé dès la découverte du diabète car le début du diabète est difficile à préciser, une rétinopathie diabétique est présente dans 20 % des cas à la découverte du diabète.</w:t>
            </w:r>
          </w:p>
          <w:p w14:paraId="756A8D5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grossesse fait partie des facteurs aggravant de la rétinopathie diabétique</w:t>
            </w:r>
          </w:p>
        </w:tc>
      </w:tr>
    </w:tbl>
    <w:p w14:paraId="3C235F45" w14:textId="77777777" w:rsidR="00241AE2" w:rsidRPr="00C77F5E" w:rsidRDefault="00241AE2" w:rsidP="00241AE2">
      <w:pPr>
        <w:spacing w:after="0"/>
        <w:ind w:left="363"/>
        <w:contextualSpacing/>
        <w:rPr>
          <w:rFonts w:ascii="Calibri" w:hAnsi="Calibri" w:cs="Calibri"/>
          <w:b/>
          <w:bCs/>
        </w:rPr>
      </w:pPr>
    </w:p>
    <w:p w14:paraId="340AB508" w14:textId="77777777" w:rsidR="00241AE2" w:rsidRPr="00C77F5E" w:rsidRDefault="00241AE2" w:rsidP="00241AE2">
      <w:pPr>
        <w:spacing w:after="0"/>
        <w:contextualSpacing/>
        <w:rPr>
          <w:rFonts w:ascii="Calibri" w:hAnsi="Calibri" w:cs="Calibri"/>
        </w:rPr>
      </w:pPr>
      <w:r>
        <w:rPr>
          <w:rFonts w:ascii="Calibri" w:hAnsi="Calibri" w:cs="Calibri"/>
          <w:b/>
          <w:bCs/>
        </w:rPr>
        <w:t xml:space="preserve">48. </w:t>
      </w:r>
      <w:r w:rsidRPr="00C77F5E">
        <w:rPr>
          <w:rFonts w:ascii="Calibri" w:hAnsi="Calibri" w:cs="Calibri"/>
          <w:b/>
          <w:bCs/>
        </w:rPr>
        <w:t>Quels sont parmi ces facteurs ceux qui prédisposent à l'apparition d'une gangrène diabétique ?(Cocher la RJ) (P3 2022 T31)</w:t>
      </w:r>
    </w:p>
    <w:p w14:paraId="19CFBB04" w14:textId="77777777" w:rsidR="00241AE2" w:rsidRPr="00C77F5E" w:rsidRDefault="00241AE2">
      <w:pPr>
        <w:pStyle w:val="ListParagraph"/>
        <w:numPr>
          <w:ilvl w:val="1"/>
          <w:numId w:val="23"/>
        </w:numPr>
        <w:spacing w:after="0"/>
        <w:ind w:left="363"/>
        <w:rPr>
          <w:rFonts w:ascii="Calibri" w:hAnsi="Calibri" w:cs="Calibri"/>
        </w:rPr>
      </w:pPr>
      <w:r w:rsidRPr="00C77F5E">
        <w:rPr>
          <w:rFonts w:ascii="Calibri" w:hAnsi="Calibri" w:cs="Calibri"/>
        </w:rPr>
        <w:t>Neuropathie périphériques</w:t>
      </w:r>
    </w:p>
    <w:p w14:paraId="51464A64" w14:textId="77777777" w:rsidR="00241AE2" w:rsidRPr="00C77F5E" w:rsidRDefault="00241AE2">
      <w:pPr>
        <w:pStyle w:val="ListParagraph"/>
        <w:numPr>
          <w:ilvl w:val="1"/>
          <w:numId w:val="23"/>
        </w:numPr>
        <w:spacing w:after="0"/>
        <w:ind w:left="363"/>
        <w:rPr>
          <w:rFonts w:ascii="Calibri" w:hAnsi="Calibri" w:cs="Calibri"/>
        </w:rPr>
      </w:pPr>
      <w:r w:rsidRPr="00C77F5E">
        <w:rPr>
          <w:rFonts w:ascii="Calibri" w:hAnsi="Calibri" w:cs="Calibri"/>
        </w:rPr>
        <w:t>Neuropathie autonome</w:t>
      </w:r>
    </w:p>
    <w:p w14:paraId="10A0B22D" w14:textId="77777777" w:rsidR="00241AE2" w:rsidRPr="00C77F5E" w:rsidRDefault="00241AE2">
      <w:pPr>
        <w:pStyle w:val="ListParagraph"/>
        <w:numPr>
          <w:ilvl w:val="1"/>
          <w:numId w:val="23"/>
        </w:numPr>
        <w:spacing w:after="0"/>
        <w:ind w:left="363"/>
        <w:rPr>
          <w:rFonts w:ascii="Calibri" w:hAnsi="Calibri" w:cs="Calibri"/>
        </w:rPr>
      </w:pPr>
      <w:r w:rsidRPr="00C77F5E">
        <w:rPr>
          <w:rFonts w:ascii="Calibri" w:hAnsi="Calibri" w:cs="Calibri"/>
        </w:rPr>
        <w:t>Infection</w:t>
      </w:r>
    </w:p>
    <w:p w14:paraId="7FE025A3" w14:textId="77777777" w:rsidR="00241AE2" w:rsidRPr="00C77F5E" w:rsidRDefault="00241AE2">
      <w:pPr>
        <w:pStyle w:val="ListParagraph"/>
        <w:numPr>
          <w:ilvl w:val="1"/>
          <w:numId w:val="23"/>
        </w:numPr>
        <w:spacing w:after="0"/>
        <w:ind w:left="363"/>
        <w:rPr>
          <w:rFonts w:ascii="Calibri" w:hAnsi="Calibri" w:cs="Calibri"/>
        </w:rPr>
      </w:pPr>
      <w:r w:rsidRPr="00C77F5E">
        <w:rPr>
          <w:rFonts w:ascii="Calibri" w:hAnsi="Calibri" w:cs="Calibri"/>
        </w:rPr>
        <w:t>Artériopathie</w:t>
      </w:r>
    </w:p>
    <w:p w14:paraId="5510CE62" w14:textId="77777777" w:rsidR="00241AE2" w:rsidRPr="00C77F5E" w:rsidRDefault="00241AE2">
      <w:pPr>
        <w:pStyle w:val="ListParagraph"/>
        <w:numPr>
          <w:ilvl w:val="1"/>
          <w:numId w:val="23"/>
        </w:numPr>
        <w:spacing w:after="0"/>
        <w:ind w:left="363"/>
        <w:rPr>
          <w:rFonts w:ascii="Calibri" w:hAnsi="Calibri" w:cs="Calibri"/>
        </w:rPr>
      </w:pPr>
      <w:r w:rsidRPr="00C77F5E">
        <w:rPr>
          <w:rFonts w:ascii="Calibri" w:hAnsi="Calibri" w:cs="Calibri"/>
        </w:rPr>
        <w:t>Chaussures inadaptées</w:t>
      </w:r>
    </w:p>
    <w:p w14:paraId="00CA5C4C"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Réponses: A:1-3-4-5              B:3-4-5             C:3-5                 D:145                E:1-2-3-4-5</w:t>
      </w:r>
    </w:p>
    <w:tbl>
      <w:tblPr>
        <w:tblStyle w:val="TableGrid"/>
        <w:tblW w:w="10042" w:type="dxa"/>
        <w:tblInd w:w="-2" w:type="dxa"/>
        <w:tblLook w:val="04A0" w:firstRow="1" w:lastRow="0" w:firstColumn="1" w:lastColumn="0" w:noHBand="0" w:noVBand="1"/>
      </w:tblPr>
      <w:tblGrid>
        <w:gridCol w:w="456"/>
        <w:gridCol w:w="9586"/>
      </w:tblGrid>
      <w:tr w:rsidR="00241AE2" w:rsidRPr="00C77F5E" w14:paraId="604F43E7" w14:textId="77777777" w:rsidTr="00773906">
        <w:tc>
          <w:tcPr>
            <w:tcW w:w="456" w:type="dxa"/>
          </w:tcPr>
          <w:p w14:paraId="6E438927"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E</w:t>
            </w:r>
          </w:p>
        </w:tc>
        <w:tc>
          <w:tcPr>
            <w:tcW w:w="9586" w:type="dxa"/>
          </w:tcPr>
          <w:p w14:paraId="2FF18A3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à retenir</w:t>
            </w:r>
          </w:p>
        </w:tc>
      </w:tr>
    </w:tbl>
    <w:p w14:paraId="5BECE768" w14:textId="77777777" w:rsidR="00241AE2" w:rsidRPr="00C77F5E" w:rsidRDefault="00241AE2" w:rsidP="00241AE2">
      <w:pPr>
        <w:spacing w:after="0"/>
        <w:ind w:left="363"/>
        <w:contextualSpacing/>
        <w:rPr>
          <w:rFonts w:ascii="Calibri" w:hAnsi="Calibri" w:cs="Calibri"/>
          <w:b/>
          <w:bCs/>
        </w:rPr>
      </w:pPr>
    </w:p>
    <w:p w14:paraId="2A766F9A"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49. </w:t>
      </w:r>
      <w:r w:rsidRPr="00C77F5E">
        <w:rPr>
          <w:rFonts w:ascii="Calibri" w:hAnsi="Calibri" w:cs="Calibri"/>
          <w:b/>
          <w:bCs/>
        </w:rPr>
        <w:t>la neuropathie diabétique peut être responsable de : RF (P2 2022 T33)</w:t>
      </w:r>
    </w:p>
    <w:p w14:paraId="1CA4333A" w14:textId="77777777" w:rsidR="00241AE2" w:rsidRPr="00C77F5E" w:rsidRDefault="00241AE2">
      <w:pPr>
        <w:pStyle w:val="ListParagraph"/>
        <w:numPr>
          <w:ilvl w:val="1"/>
          <w:numId w:val="18"/>
        </w:numPr>
        <w:spacing w:after="0"/>
        <w:ind w:left="705"/>
        <w:rPr>
          <w:rFonts w:ascii="Calibri" w:hAnsi="Calibri" w:cs="Calibri"/>
        </w:rPr>
      </w:pPr>
      <w:r w:rsidRPr="00C77F5E">
        <w:rPr>
          <w:rFonts w:ascii="Calibri" w:hAnsi="Calibri" w:cs="Calibri"/>
        </w:rPr>
        <w:t xml:space="preserve">Manifestation sudorale </w:t>
      </w:r>
    </w:p>
    <w:p w14:paraId="624DE819" w14:textId="77777777" w:rsidR="00241AE2" w:rsidRPr="00C77F5E" w:rsidRDefault="00241AE2">
      <w:pPr>
        <w:pStyle w:val="ListParagraph"/>
        <w:numPr>
          <w:ilvl w:val="1"/>
          <w:numId w:val="18"/>
        </w:numPr>
        <w:spacing w:after="0"/>
        <w:ind w:left="705"/>
        <w:rPr>
          <w:rFonts w:ascii="Calibri" w:hAnsi="Calibri" w:cs="Calibri"/>
        </w:rPr>
      </w:pPr>
      <w:r w:rsidRPr="00C77F5E">
        <w:rPr>
          <w:rFonts w:ascii="Calibri" w:hAnsi="Calibri" w:cs="Calibri"/>
        </w:rPr>
        <w:t xml:space="preserve">Manifestation digestive </w:t>
      </w:r>
    </w:p>
    <w:p w14:paraId="61CDF17A" w14:textId="77777777" w:rsidR="00241AE2" w:rsidRPr="00C77F5E" w:rsidRDefault="00241AE2">
      <w:pPr>
        <w:pStyle w:val="ListParagraph"/>
        <w:numPr>
          <w:ilvl w:val="1"/>
          <w:numId w:val="18"/>
        </w:numPr>
        <w:spacing w:after="0"/>
        <w:ind w:left="705"/>
        <w:rPr>
          <w:rFonts w:ascii="Calibri" w:hAnsi="Calibri" w:cs="Calibri"/>
        </w:rPr>
      </w:pPr>
      <w:r w:rsidRPr="00C77F5E">
        <w:rPr>
          <w:rFonts w:ascii="Calibri" w:hAnsi="Calibri" w:cs="Calibri"/>
        </w:rPr>
        <w:t xml:space="preserve">Douleurs neuropathique </w:t>
      </w:r>
    </w:p>
    <w:p w14:paraId="34B5D2D4" w14:textId="77777777" w:rsidR="00241AE2" w:rsidRPr="00C77F5E" w:rsidRDefault="00241AE2">
      <w:pPr>
        <w:pStyle w:val="ListParagraph"/>
        <w:numPr>
          <w:ilvl w:val="1"/>
          <w:numId w:val="18"/>
        </w:numPr>
        <w:spacing w:after="0"/>
        <w:ind w:left="705"/>
        <w:rPr>
          <w:rFonts w:ascii="Calibri" w:hAnsi="Calibri" w:cs="Calibri"/>
        </w:rPr>
      </w:pPr>
      <w:r w:rsidRPr="00C77F5E">
        <w:rPr>
          <w:rFonts w:ascii="Calibri" w:hAnsi="Calibri" w:cs="Calibri"/>
        </w:rPr>
        <w:t xml:space="preserve">Hypertension artérielle </w:t>
      </w:r>
    </w:p>
    <w:p w14:paraId="3E65CC02" w14:textId="77777777" w:rsidR="00241AE2" w:rsidRPr="00C77F5E" w:rsidRDefault="00241AE2">
      <w:pPr>
        <w:pStyle w:val="ListParagraph"/>
        <w:numPr>
          <w:ilvl w:val="1"/>
          <w:numId w:val="18"/>
        </w:numPr>
        <w:spacing w:after="0"/>
        <w:ind w:left="705"/>
        <w:rPr>
          <w:rFonts w:ascii="Calibri" w:hAnsi="Calibri" w:cs="Calibri"/>
        </w:rPr>
      </w:pPr>
      <w:r w:rsidRPr="00C77F5E">
        <w:rPr>
          <w:rFonts w:ascii="Calibri" w:hAnsi="Calibri" w:cs="Calibri"/>
        </w:rPr>
        <w:t xml:space="preserve">Paralysie musculaires  </w:t>
      </w:r>
    </w:p>
    <w:tbl>
      <w:tblPr>
        <w:tblStyle w:val="TableGrid"/>
        <w:tblW w:w="10062" w:type="dxa"/>
        <w:tblInd w:w="-2" w:type="dxa"/>
        <w:tblLook w:val="04A0" w:firstRow="1" w:lastRow="0" w:firstColumn="1" w:lastColumn="0" w:noHBand="0" w:noVBand="1"/>
      </w:tblPr>
      <w:tblGrid>
        <w:gridCol w:w="720"/>
        <w:gridCol w:w="9342"/>
      </w:tblGrid>
      <w:tr w:rsidR="00241AE2" w:rsidRPr="00C77F5E" w14:paraId="66D241CF" w14:textId="77777777" w:rsidTr="00773906">
        <w:tc>
          <w:tcPr>
            <w:tcW w:w="720" w:type="dxa"/>
          </w:tcPr>
          <w:p w14:paraId="62503D0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342" w:type="dxa"/>
          </w:tcPr>
          <w:p w14:paraId="3B41CFE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la neuropathie diabétique peut être responsable d’UNE HYPOTENSION ARTERIELLE ORTHOSTHATIQUE</w:t>
            </w:r>
          </w:p>
        </w:tc>
      </w:tr>
    </w:tbl>
    <w:p w14:paraId="2B33A16E" w14:textId="77777777" w:rsidR="00241AE2" w:rsidRPr="00C77F5E" w:rsidRDefault="00241AE2" w:rsidP="00241AE2">
      <w:pPr>
        <w:spacing w:after="0"/>
        <w:ind w:left="363"/>
        <w:contextualSpacing/>
        <w:rPr>
          <w:rFonts w:ascii="Calibri" w:hAnsi="Calibri" w:cs="Calibri"/>
          <w:b/>
          <w:bCs/>
        </w:rPr>
      </w:pPr>
    </w:p>
    <w:p w14:paraId="76C4BCC5" w14:textId="77777777" w:rsidR="00241AE2" w:rsidRPr="00C77F5E" w:rsidRDefault="00241AE2" w:rsidP="00241AE2">
      <w:pPr>
        <w:spacing w:after="0"/>
        <w:contextualSpacing/>
        <w:rPr>
          <w:rFonts w:ascii="Calibri" w:hAnsi="Calibri" w:cs="Calibri"/>
          <w:b/>
          <w:bCs/>
        </w:rPr>
      </w:pPr>
      <w:r>
        <w:rPr>
          <w:rFonts w:ascii="Calibri" w:hAnsi="Calibri" w:cs="Calibri"/>
          <w:b/>
          <w:bCs/>
        </w:rPr>
        <w:lastRenderedPageBreak/>
        <w:t xml:space="preserve">50. </w:t>
      </w:r>
      <w:r w:rsidRPr="00C77F5E">
        <w:rPr>
          <w:rFonts w:ascii="Calibri" w:hAnsi="Calibri" w:cs="Calibri"/>
          <w:b/>
          <w:bCs/>
        </w:rPr>
        <w:t>parmi les complications de la rétinopathie diabétique , on peut avoir (P2 2022 T29)</w:t>
      </w:r>
    </w:p>
    <w:p w14:paraId="748ABA2A" w14:textId="77777777" w:rsidR="00241AE2" w:rsidRPr="00C77F5E" w:rsidRDefault="00241AE2">
      <w:pPr>
        <w:pStyle w:val="ListParagraph"/>
        <w:numPr>
          <w:ilvl w:val="1"/>
          <w:numId w:val="16"/>
        </w:numPr>
        <w:spacing w:after="0"/>
        <w:ind w:left="705"/>
        <w:rPr>
          <w:rFonts w:ascii="Calibri" w:hAnsi="Calibri" w:cs="Calibri"/>
        </w:rPr>
      </w:pPr>
      <w:r w:rsidRPr="00C77F5E">
        <w:rPr>
          <w:rFonts w:ascii="Calibri" w:hAnsi="Calibri" w:cs="Calibri"/>
        </w:rPr>
        <w:t xml:space="preserve">Une cécité </w:t>
      </w:r>
    </w:p>
    <w:p w14:paraId="0914CCFB" w14:textId="77777777" w:rsidR="00241AE2" w:rsidRPr="00C77F5E" w:rsidRDefault="00241AE2">
      <w:pPr>
        <w:pStyle w:val="ListParagraph"/>
        <w:numPr>
          <w:ilvl w:val="1"/>
          <w:numId w:val="16"/>
        </w:numPr>
        <w:spacing w:after="0"/>
        <w:ind w:left="705"/>
        <w:rPr>
          <w:rFonts w:ascii="Calibri" w:hAnsi="Calibri" w:cs="Calibri"/>
        </w:rPr>
      </w:pPr>
      <w:r w:rsidRPr="00C77F5E">
        <w:rPr>
          <w:rFonts w:ascii="Calibri" w:hAnsi="Calibri" w:cs="Calibri"/>
        </w:rPr>
        <w:t>Un décollement de rétine</w:t>
      </w:r>
    </w:p>
    <w:p w14:paraId="7E086610" w14:textId="77777777" w:rsidR="00241AE2" w:rsidRPr="00C77F5E" w:rsidRDefault="00241AE2">
      <w:pPr>
        <w:pStyle w:val="ListParagraph"/>
        <w:numPr>
          <w:ilvl w:val="1"/>
          <w:numId w:val="16"/>
        </w:numPr>
        <w:spacing w:after="0"/>
        <w:ind w:left="705"/>
        <w:rPr>
          <w:rFonts w:ascii="Calibri" w:hAnsi="Calibri" w:cs="Calibri"/>
        </w:rPr>
      </w:pPr>
      <w:r w:rsidRPr="00C77F5E">
        <w:rPr>
          <w:rFonts w:ascii="Calibri" w:hAnsi="Calibri" w:cs="Calibri"/>
        </w:rPr>
        <w:t>Une hémorragie de vitre</w:t>
      </w:r>
    </w:p>
    <w:p w14:paraId="23406C73" w14:textId="77777777" w:rsidR="00241AE2" w:rsidRPr="00C77F5E" w:rsidRDefault="00241AE2">
      <w:pPr>
        <w:pStyle w:val="ListParagraph"/>
        <w:numPr>
          <w:ilvl w:val="1"/>
          <w:numId w:val="16"/>
        </w:numPr>
        <w:spacing w:after="0"/>
        <w:ind w:left="705"/>
        <w:rPr>
          <w:rFonts w:ascii="Calibri" w:hAnsi="Calibri" w:cs="Calibri"/>
        </w:rPr>
      </w:pPr>
      <w:r w:rsidRPr="00C77F5E">
        <w:rPr>
          <w:rFonts w:ascii="Calibri" w:hAnsi="Calibri" w:cs="Calibri"/>
        </w:rPr>
        <w:t>Une cataracte</w:t>
      </w:r>
    </w:p>
    <w:p w14:paraId="798D3C55" w14:textId="77777777" w:rsidR="00241AE2" w:rsidRPr="00C77F5E" w:rsidRDefault="00241AE2">
      <w:pPr>
        <w:pStyle w:val="ListParagraph"/>
        <w:numPr>
          <w:ilvl w:val="1"/>
          <w:numId w:val="16"/>
        </w:numPr>
        <w:spacing w:after="0"/>
        <w:ind w:left="705"/>
        <w:rPr>
          <w:rFonts w:ascii="Calibri" w:hAnsi="Calibri" w:cs="Calibri"/>
        </w:rPr>
      </w:pPr>
      <w:r w:rsidRPr="00C77F5E">
        <w:rPr>
          <w:rFonts w:ascii="Calibri" w:hAnsi="Calibri" w:cs="Calibri"/>
        </w:rPr>
        <w:t xml:space="preserve">Un glaucome néo vasculaire </w:t>
      </w:r>
    </w:p>
    <w:tbl>
      <w:tblPr>
        <w:tblStyle w:val="TableGrid"/>
        <w:tblW w:w="10203" w:type="dxa"/>
        <w:tblInd w:w="-2" w:type="dxa"/>
        <w:tblLook w:val="04A0" w:firstRow="1" w:lastRow="0" w:firstColumn="1" w:lastColumn="0" w:noHBand="0" w:noVBand="1"/>
      </w:tblPr>
      <w:tblGrid>
        <w:gridCol w:w="720"/>
        <w:gridCol w:w="9483"/>
      </w:tblGrid>
      <w:tr w:rsidR="00241AE2" w:rsidRPr="00C77F5E" w14:paraId="224A09D8" w14:textId="77777777" w:rsidTr="00773906">
        <w:tc>
          <w:tcPr>
            <w:tcW w:w="720" w:type="dxa"/>
          </w:tcPr>
          <w:p w14:paraId="3A5090CD"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D</w:t>
            </w:r>
          </w:p>
        </w:tc>
        <w:tc>
          <w:tcPr>
            <w:tcW w:w="9483" w:type="dxa"/>
          </w:tcPr>
          <w:p w14:paraId="3FCFCF21"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rPr>
              <w:t>Le déséquilibre du taux de sucre dans le sang entraîne une altération des protéines du cristallin. Celui-ci vieilli &amp; s'opacifie de manière accélérée, troublant la vision : c'est la cataracte. Les patients diabétiques présentent donc une cataracte généralement plus précoce (donc la cataracte est une complication directe du diabète et ne pas de la rétinopathie diabétique)</w:t>
            </w:r>
          </w:p>
        </w:tc>
      </w:tr>
    </w:tbl>
    <w:p w14:paraId="0D6869AE" w14:textId="77777777" w:rsidR="00241AE2" w:rsidRPr="00C77F5E" w:rsidRDefault="00241AE2" w:rsidP="00241AE2">
      <w:pPr>
        <w:spacing w:after="0"/>
        <w:ind w:left="363"/>
        <w:contextualSpacing/>
        <w:rPr>
          <w:rFonts w:ascii="Calibri" w:hAnsi="Calibri" w:cs="Calibri"/>
          <w:b/>
          <w:bCs/>
        </w:rPr>
      </w:pPr>
    </w:p>
    <w:p w14:paraId="79AAF340" w14:textId="77777777" w:rsidR="00241AE2" w:rsidRPr="00C77F5E" w:rsidRDefault="00241AE2" w:rsidP="00241AE2">
      <w:pPr>
        <w:spacing w:after="0"/>
        <w:ind w:left="363"/>
        <w:contextualSpacing/>
        <w:rPr>
          <w:rFonts w:ascii="Calibri" w:hAnsi="Calibri" w:cs="Calibri"/>
        </w:rPr>
      </w:pPr>
      <w:r w:rsidRPr="00C77F5E">
        <w:rPr>
          <w:rFonts w:ascii="Calibri" w:hAnsi="Calibri" w:cs="Calibri"/>
          <w:b/>
          <w:bCs/>
        </w:rPr>
        <w:t>Cas clinique 2 :</w:t>
      </w:r>
      <w:r w:rsidRPr="00C77F5E">
        <w:rPr>
          <w:rFonts w:ascii="Calibri" w:hAnsi="Calibri" w:cs="Calibri"/>
        </w:rPr>
        <w:t xml:space="preserve">  MR BA agee de 59 ans présente un diabète sucre type 2 depuis 10 ans , tabagique a raison de 10 p/A , sous règles hygiène diététique et trt oral (metformine 1000 mg deux fois par jours et glimperamide 6mg/j), il pese 80 kg pour une taille de 1m60 avec TT=105cm , la glycémie veineuse a jeun est égale a 3g/l avec une glycosurie et cétonurie , l’hémoglobine glyquée est revenue a 10% </w:t>
      </w:r>
    </w:p>
    <w:p w14:paraId="2E42E38D" w14:textId="77777777" w:rsidR="00241AE2" w:rsidRPr="00C77F5E" w:rsidRDefault="00241AE2" w:rsidP="00241AE2">
      <w:pPr>
        <w:spacing w:after="0"/>
        <w:ind w:left="363"/>
        <w:contextualSpacing/>
        <w:rPr>
          <w:rFonts w:ascii="Calibri" w:hAnsi="Calibri" w:cs="Calibri"/>
        </w:rPr>
      </w:pPr>
      <w:r w:rsidRPr="00C77F5E">
        <w:rPr>
          <w:rFonts w:ascii="Calibri" w:hAnsi="Calibri" w:cs="Calibri"/>
        </w:rPr>
        <w:t xml:space="preserve">Il présente une rétinopathie diabétique préproliférente et une albuminémie permanente entre 350 et 400 mg /24 h et il se plaint de paresthésie nocturne en chaussette des membres inferieure , sa TA est a 130/80 mmhg a plusieurs prises </w:t>
      </w:r>
    </w:p>
    <w:p w14:paraId="57205118" w14:textId="77777777" w:rsidR="00241AE2" w:rsidRPr="00C77F5E" w:rsidRDefault="00241AE2" w:rsidP="00241AE2">
      <w:pPr>
        <w:spacing w:after="0"/>
        <w:ind w:left="363"/>
        <w:contextualSpacing/>
        <w:rPr>
          <w:rFonts w:ascii="Calibri" w:hAnsi="Calibri" w:cs="Calibri"/>
          <w:b/>
          <w:bCs/>
        </w:rPr>
      </w:pPr>
    </w:p>
    <w:p w14:paraId="0DD3DA64"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51. </w:t>
      </w:r>
      <w:r w:rsidRPr="00C77F5E">
        <w:rPr>
          <w:rFonts w:ascii="Calibri" w:hAnsi="Calibri" w:cs="Calibri"/>
          <w:b/>
          <w:bCs/>
        </w:rPr>
        <w:t>quelle complication aigue présente se patient (P1 2022 T)</w:t>
      </w:r>
    </w:p>
    <w:p w14:paraId="136DEB8C" w14:textId="77777777" w:rsidR="00241AE2" w:rsidRPr="00C77F5E" w:rsidRDefault="00241AE2">
      <w:pPr>
        <w:pStyle w:val="ListParagraph1"/>
        <w:numPr>
          <w:ilvl w:val="0"/>
          <w:numId w:val="1"/>
        </w:numPr>
        <w:spacing w:before="0" w:beforeAutospacing="0" w:after="0" w:afterAutospacing="0" w:line="276" w:lineRule="auto"/>
        <w:ind w:left="363"/>
        <w:rPr>
          <w:rFonts w:cs="Calibri"/>
          <w:sz w:val="22"/>
          <w:szCs w:val="22"/>
        </w:rPr>
      </w:pPr>
      <w:r w:rsidRPr="00C77F5E">
        <w:rPr>
          <w:rFonts w:cs="Calibri"/>
          <w:sz w:val="22"/>
          <w:szCs w:val="22"/>
        </w:rPr>
        <w:t xml:space="preserve">Hyperglycémie maligne </w:t>
      </w:r>
    </w:p>
    <w:p w14:paraId="7AF21CB1" w14:textId="77777777" w:rsidR="00241AE2" w:rsidRPr="00C77F5E" w:rsidRDefault="00241AE2">
      <w:pPr>
        <w:pStyle w:val="ListParagraph1"/>
        <w:numPr>
          <w:ilvl w:val="0"/>
          <w:numId w:val="1"/>
        </w:numPr>
        <w:spacing w:before="0" w:beforeAutospacing="0" w:after="0" w:afterAutospacing="0" w:line="276" w:lineRule="auto"/>
        <w:ind w:left="363"/>
        <w:rPr>
          <w:rFonts w:cs="Calibri"/>
          <w:sz w:val="22"/>
          <w:szCs w:val="22"/>
        </w:rPr>
      </w:pPr>
      <w:r w:rsidRPr="00C77F5E">
        <w:rPr>
          <w:rFonts w:cs="Calibri"/>
          <w:sz w:val="22"/>
          <w:szCs w:val="22"/>
        </w:rPr>
        <w:t xml:space="preserve">Un coma hyperosmolaire </w:t>
      </w:r>
    </w:p>
    <w:p w14:paraId="3543B367" w14:textId="77777777" w:rsidR="00241AE2" w:rsidRPr="00C77F5E" w:rsidRDefault="00241AE2">
      <w:pPr>
        <w:pStyle w:val="ListParagraph1"/>
        <w:numPr>
          <w:ilvl w:val="0"/>
          <w:numId w:val="1"/>
        </w:numPr>
        <w:spacing w:before="0" w:beforeAutospacing="0" w:after="0" w:afterAutospacing="0" w:line="276" w:lineRule="auto"/>
        <w:ind w:left="363"/>
        <w:rPr>
          <w:rFonts w:cs="Calibri"/>
          <w:sz w:val="22"/>
          <w:szCs w:val="22"/>
        </w:rPr>
      </w:pPr>
      <w:r w:rsidRPr="00C77F5E">
        <w:rPr>
          <w:rFonts w:cs="Calibri"/>
          <w:sz w:val="22"/>
          <w:szCs w:val="22"/>
        </w:rPr>
        <w:t xml:space="preserve">Une décompensation cétonique </w:t>
      </w:r>
    </w:p>
    <w:p w14:paraId="01464F10" w14:textId="77777777" w:rsidR="00241AE2" w:rsidRPr="00C77F5E" w:rsidRDefault="00241AE2">
      <w:pPr>
        <w:pStyle w:val="ListParagraph1"/>
        <w:numPr>
          <w:ilvl w:val="0"/>
          <w:numId w:val="1"/>
        </w:numPr>
        <w:spacing w:before="0" w:beforeAutospacing="0" w:after="0" w:afterAutospacing="0" w:line="276" w:lineRule="auto"/>
        <w:ind w:left="363"/>
        <w:rPr>
          <w:rFonts w:cs="Calibri"/>
          <w:sz w:val="22"/>
          <w:szCs w:val="22"/>
        </w:rPr>
      </w:pPr>
      <w:r w:rsidRPr="00C77F5E">
        <w:rPr>
          <w:rFonts w:cs="Calibri"/>
          <w:sz w:val="22"/>
          <w:szCs w:val="22"/>
        </w:rPr>
        <w:t xml:space="preserve">Une acidose lactique </w:t>
      </w:r>
    </w:p>
    <w:p w14:paraId="0153C7B9" w14:textId="77777777" w:rsidR="00241AE2" w:rsidRPr="00C77F5E" w:rsidRDefault="00241AE2">
      <w:pPr>
        <w:pStyle w:val="ListParagraph1"/>
        <w:numPr>
          <w:ilvl w:val="0"/>
          <w:numId w:val="1"/>
        </w:numPr>
        <w:spacing w:before="0" w:beforeAutospacing="0" w:after="0" w:afterAutospacing="0" w:line="276" w:lineRule="auto"/>
        <w:ind w:left="363"/>
        <w:rPr>
          <w:rFonts w:cs="Calibri"/>
          <w:sz w:val="22"/>
          <w:szCs w:val="22"/>
        </w:rPr>
      </w:pPr>
      <w:r w:rsidRPr="00C77F5E">
        <w:rPr>
          <w:rFonts w:cs="Calibri"/>
          <w:sz w:val="22"/>
          <w:szCs w:val="22"/>
        </w:rPr>
        <w:t xml:space="preserve">Une hypoglycémie </w:t>
      </w:r>
    </w:p>
    <w:tbl>
      <w:tblPr>
        <w:tblStyle w:val="TableGrid"/>
        <w:tblW w:w="10065" w:type="dxa"/>
        <w:tblInd w:w="-2" w:type="dxa"/>
        <w:tblLayout w:type="fixed"/>
        <w:tblLook w:val="04A0" w:firstRow="1" w:lastRow="0" w:firstColumn="1" w:lastColumn="0" w:noHBand="0" w:noVBand="1"/>
      </w:tblPr>
      <w:tblGrid>
        <w:gridCol w:w="284"/>
        <w:gridCol w:w="9781"/>
      </w:tblGrid>
      <w:tr w:rsidR="00241AE2" w:rsidRPr="00C77F5E" w14:paraId="683B963E" w14:textId="77777777" w:rsidTr="00773906">
        <w:tc>
          <w:tcPr>
            <w:tcW w:w="284" w:type="dxa"/>
          </w:tcPr>
          <w:p w14:paraId="0621AC7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C</w:t>
            </w:r>
          </w:p>
        </w:tc>
        <w:tc>
          <w:tcPr>
            <w:tcW w:w="9781" w:type="dxa"/>
          </w:tcPr>
          <w:p w14:paraId="54E1652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La décompensation acidocétosique est un désordre métabolique , hydrique et électrolytique  caractérisé par:</w:t>
            </w:r>
          </w:p>
          <w:p w14:paraId="65F211D4"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Glycémie ≥ 2,5g/l</w:t>
            </w:r>
          </w:p>
          <w:p w14:paraId="12A2ED80"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Cétonémie &gt; 3 mmol/l ou cétonurie positive (≥ ++)</w:t>
            </w:r>
          </w:p>
          <w:p w14:paraId="0F7E082B"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Glycosurie ≥ ++</w:t>
            </w:r>
          </w:p>
          <w:p w14:paraId="710C03B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Acidose (pH artériel &lt; 7,30)</w:t>
            </w:r>
          </w:p>
          <w:p w14:paraId="74F7F9EB" w14:textId="77777777" w:rsidR="00241AE2" w:rsidRPr="00C77F5E" w:rsidRDefault="00241AE2" w:rsidP="00773906">
            <w:pPr>
              <w:contextualSpacing/>
              <w:rPr>
                <w:rFonts w:ascii="Calibri" w:hAnsi="Calibri" w:cs="Calibri"/>
                <w:lang w:eastAsia="en-US"/>
              </w:rPr>
            </w:pPr>
          </w:p>
        </w:tc>
      </w:tr>
    </w:tbl>
    <w:p w14:paraId="50FFBBB0" w14:textId="77777777" w:rsidR="00241AE2" w:rsidRPr="00C77F5E" w:rsidRDefault="00241AE2" w:rsidP="00241AE2">
      <w:pPr>
        <w:spacing w:after="0"/>
        <w:ind w:left="363"/>
        <w:contextualSpacing/>
        <w:rPr>
          <w:rFonts w:ascii="Calibri" w:hAnsi="Calibri" w:cs="Calibri"/>
          <w:b/>
          <w:bCs/>
        </w:rPr>
      </w:pPr>
    </w:p>
    <w:p w14:paraId="7DD02FBE"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52. </w:t>
      </w:r>
      <w:r w:rsidRPr="00C77F5E">
        <w:rPr>
          <w:rFonts w:ascii="Calibri" w:hAnsi="Calibri" w:cs="Calibri"/>
          <w:b/>
          <w:bCs/>
        </w:rPr>
        <w:t>quelle est le type d’obésité présente notre patient : (P1 2022 T)</w:t>
      </w:r>
    </w:p>
    <w:p w14:paraId="36C47FF0" w14:textId="77777777" w:rsidR="00241AE2" w:rsidRPr="00C77F5E" w:rsidRDefault="00241AE2">
      <w:pPr>
        <w:pStyle w:val="ListParagraph1"/>
        <w:numPr>
          <w:ilvl w:val="0"/>
          <w:numId w:val="2"/>
        </w:numPr>
        <w:spacing w:before="0" w:beforeAutospacing="0" w:after="0" w:afterAutospacing="0" w:line="276" w:lineRule="auto"/>
        <w:ind w:left="363"/>
        <w:rPr>
          <w:rFonts w:cs="Calibri"/>
          <w:sz w:val="22"/>
          <w:szCs w:val="22"/>
        </w:rPr>
      </w:pPr>
      <w:r w:rsidRPr="00C77F5E">
        <w:rPr>
          <w:rFonts w:cs="Calibri"/>
          <w:sz w:val="22"/>
          <w:szCs w:val="22"/>
        </w:rPr>
        <w:t xml:space="preserve">Obésité grade 3 avec répartition androïde des graisses </w:t>
      </w:r>
    </w:p>
    <w:p w14:paraId="2B6CF407" w14:textId="77777777" w:rsidR="00241AE2" w:rsidRPr="00C77F5E" w:rsidRDefault="00241AE2">
      <w:pPr>
        <w:pStyle w:val="ListParagraph1"/>
        <w:numPr>
          <w:ilvl w:val="0"/>
          <w:numId w:val="2"/>
        </w:numPr>
        <w:spacing w:before="0" w:beforeAutospacing="0" w:after="0" w:afterAutospacing="0" w:line="276" w:lineRule="auto"/>
        <w:ind w:left="363"/>
        <w:rPr>
          <w:rFonts w:cs="Calibri"/>
          <w:sz w:val="22"/>
          <w:szCs w:val="22"/>
        </w:rPr>
      </w:pPr>
      <w:r w:rsidRPr="00C77F5E">
        <w:rPr>
          <w:rFonts w:cs="Calibri"/>
          <w:sz w:val="22"/>
          <w:szCs w:val="22"/>
        </w:rPr>
        <w:t>Obésité grade 1 avec répartition ganoïde des graisses</w:t>
      </w:r>
    </w:p>
    <w:p w14:paraId="0DDA8238" w14:textId="77777777" w:rsidR="00241AE2" w:rsidRPr="00C77F5E" w:rsidRDefault="00241AE2">
      <w:pPr>
        <w:pStyle w:val="ListParagraph1"/>
        <w:numPr>
          <w:ilvl w:val="0"/>
          <w:numId w:val="2"/>
        </w:numPr>
        <w:spacing w:before="0" w:beforeAutospacing="0" w:after="0" w:afterAutospacing="0" w:line="276" w:lineRule="auto"/>
        <w:ind w:left="363"/>
        <w:rPr>
          <w:rFonts w:cs="Calibri"/>
          <w:sz w:val="22"/>
          <w:szCs w:val="22"/>
        </w:rPr>
      </w:pPr>
      <w:r w:rsidRPr="00C77F5E">
        <w:rPr>
          <w:rFonts w:cs="Calibri"/>
          <w:sz w:val="22"/>
          <w:szCs w:val="22"/>
        </w:rPr>
        <w:t xml:space="preserve">Obésité grade 2 avec répartition androïde des graisses </w:t>
      </w:r>
    </w:p>
    <w:p w14:paraId="12C2515F" w14:textId="77777777" w:rsidR="00241AE2" w:rsidRPr="00C77F5E" w:rsidRDefault="00241AE2">
      <w:pPr>
        <w:pStyle w:val="ListParagraph1"/>
        <w:numPr>
          <w:ilvl w:val="0"/>
          <w:numId w:val="2"/>
        </w:numPr>
        <w:spacing w:before="0" w:beforeAutospacing="0" w:after="0" w:afterAutospacing="0" w:line="276" w:lineRule="auto"/>
        <w:ind w:left="363"/>
        <w:rPr>
          <w:rFonts w:cs="Calibri"/>
          <w:sz w:val="22"/>
          <w:szCs w:val="22"/>
        </w:rPr>
      </w:pPr>
      <w:r w:rsidRPr="00C77F5E">
        <w:rPr>
          <w:rFonts w:cs="Calibri"/>
          <w:sz w:val="22"/>
          <w:szCs w:val="22"/>
        </w:rPr>
        <w:t xml:space="preserve">Obésité morbide </w:t>
      </w:r>
    </w:p>
    <w:p w14:paraId="43B877BD" w14:textId="77777777" w:rsidR="00241AE2" w:rsidRPr="00C77F5E" w:rsidRDefault="00241AE2">
      <w:pPr>
        <w:pStyle w:val="ListParagraph1"/>
        <w:numPr>
          <w:ilvl w:val="0"/>
          <w:numId w:val="2"/>
        </w:numPr>
        <w:spacing w:before="0" w:beforeAutospacing="0" w:after="0" w:afterAutospacing="0" w:line="276" w:lineRule="auto"/>
        <w:ind w:left="363"/>
        <w:rPr>
          <w:rFonts w:cs="Calibri"/>
          <w:sz w:val="22"/>
          <w:szCs w:val="22"/>
        </w:rPr>
      </w:pPr>
      <w:r w:rsidRPr="00C77F5E">
        <w:rPr>
          <w:rFonts w:cs="Calibri"/>
          <w:sz w:val="22"/>
          <w:szCs w:val="22"/>
        </w:rPr>
        <w:t xml:space="preserve">Obésité grade 1 avec répartition androïde des graisses </w:t>
      </w:r>
    </w:p>
    <w:tbl>
      <w:tblPr>
        <w:tblStyle w:val="TableGrid"/>
        <w:tblW w:w="10065" w:type="dxa"/>
        <w:tblInd w:w="-2" w:type="dxa"/>
        <w:tblLayout w:type="fixed"/>
        <w:tblLook w:val="04A0" w:firstRow="1" w:lastRow="0" w:firstColumn="1" w:lastColumn="0" w:noHBand="0" w:noVBand="1"/>
      </w:tblPr>
      <w:tblGrid>
        <w:gridCol w:w="284"/>
        <w:gridCol w:w="9781"/>
      </w:tblGrid>
      <w:tr w:rsidR="00241AE2" w:rsidRPr="00C77F5E" w14:paraId="7D1E06B4" w14:textId="77777777" w:rsidTr="00773906">
        <w:trPr>
          <w:trHeight w:val="3736"/>
        </w:trPr>
        <w:tc>
          <w:tcPr>
            <w:tcW w:w="284" w:type="dxa"/>
          </w:tcPr>
          <w:p w14:paraId="16D6596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lastRenderedPageBreak/>
              <w:t>E</w:t>
            </w:r>
          </w:p>
        </w:tc>
        <w:tc>
          <w:tcPr>
            <w:tcW w:w="9781" w:type="dxa"/>
          </w:tcPr>
          <w:p w14:paraId="3831037C"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Il faut calculer l’IMC</w:t>
            </w:r>
            <w:r w:rsidRPr="00C77F5E">
              <w:rPr>
                <w:rFonts w:ascii="Calibri" w:hAnsi="Calibri" w:cs="Calibri"/>
                <w:noProof/>
              </w:rPr>
              <w:drawing>
                <wp:inline distT="0" distB="0" distL="114300" distR="114300" wp14:anchorId="723602F6" wp14:editId="1D1C9C11">
                  <wp:extent cx="4695825" cy="1304925"/>
                  <wp:effectExtent l="0" t="0" r="9525" b="9525"/>
                  <wp:docPr id="72" name="Image 72"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wps7"/>
                          <pic:cNvPicPr>
                            <a:picLocks noChangeAspect="1"/>
                          </pic:cNvPicPr>
                        </pic:nvPicPr>
                        <pic:blipFill>
                          <a:blip r:embed="rId12"/>
                          <a:stretch>
                            <a:fillRect/>
                          </a:stretch>
                        </pic:blipFill>
                        <pic:spPr>
                          <a:xfrm>
                            <a:off x="0" y="0"/>
                            <a:ext cx="4695825" cy="1304925"/>
                          </a:xfrm>
                          <a:prstGeom prst="rect">
                            <a:avLst/>
                          </a:prstGeom>
                          <a:noFill/>
                          <a:ln>
                            <a:noFill/>
                          </a:ln>
                        </pic:spPr>
                      </pic:pic>
                    </a:graphicData>
                  </a:graphic>
                </wp:inline>
              </w:drawing>
            </w:r>
          </w:p>
          <w:p w14:paraId="4B5F8CEE" w14:textId="77777777" w:rsidR="00241AE2" w:rsidRPr="00C77F5E" w:rsidRDefault="00241AE2" w:rsidP="00773906">
            <w:pPr>
              <w:pStyle w:val="Paragraphedeliste1"/>
              <w:spacing w:before="0" w:beforeAutospacing="0" w:after="0" w:afterAutospacing="0" w:line="276" w:lineRule="auto"/>
              <w:rPr>
                <w:rFonts w:cs="Calibri"/>
                <w:sz w:val="22"/>
                <w:szCs w:val="22"/>
                <w:lang w:eastAsia="en-US"/>
              </w:rPr>
            </w:pPr>
            <w:r w:rsidRPr="00C77F5E">
              <w:rPr>
                <w:rFonts w:cs="Calibri"/>
                <w:sz w:val="22"/>
                <w:szCs w:val="22"/>
                <w:lang w:eastAsia="en-US"/>
              </w:rPr>
              <w:t>la définition de l’obésité abdominale selon FID :</w:t>
            </w:r>
          </w:p>
          <w:p w14:paraId="2BAE5AFB" w14:textId="77777777" w:rsidR="00241AE2" w:rsidRPr="00C77F5E" w:rsidRDefault="00241AE2">
            <w:pPr>
              <w:pStyle w:val="Paragraphedeliste1"/>
              <w:numPr>
                <w:ilvl w:val="0"/>
                <w:numId w:val="6"/>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femme : TT&gt;80 cm</w:t>
            </w:r>
          </w:p>
          <w:p w14:paraId="5AE524D3" w14:textId="77777777" w:rsidR="00241AE2" w:rsidRPr="00C77F5E" w:rsidRDefault="00241AE2">
            <w:pPr>
              <w:pStyle w:val="Paragraphedeliste1"/>
              <w:numPr>
                <w:ilvl w:val="0"/>
                <w:numId w:val="6"/>
              </w:numPr>
              <w:spacing w:before="0" w:beforeAutospacing="0" w:after="0" w:afterAutospacing="0" w:line="276" w:lineRule="auto"/>
              <w:ind w:left="0"/>
              <w:rPr>
                <w:rFonts w:cs="Calibri"/>
                <w:sz w:val="22"/>
                <w:szCs w:val="22"/>
                <w:lang w:eastAsia="en-US"/>
              </w:rPr>
            </w:pPr>
            <w:r w:rsidRPr="00C77F5E">
              <w:rPr>
                <w:rFonts w:cs="Calibri"/>
                <w:sz w:val="22"/>
                <w:szCs w:val="22"/>
                <w:lang w:eastAsia="en-US"/>
              </w:rPr>
              <w:t>homme : TT&gt;94 cm</w:t>
            </w:r>
          </w:p>
          <w:p w14:paraId="23C2A419" w14:textId="77777777" w:rsidR="00241AE2" w:rsidRPr="00C77F5E" w:rsidRDefault="00241AE2">
            <w:pPr>
              <w:pStyle w:val="NormalWeb"/>
              <w:numPr>
                <w:ilvl w:val="0"/>
                <w:numId w:val="7"/>
              </w:numPr>
              <w:spacing w:before="0" w:beforeAutospacing="0" w:after="0" w:afterAutospacing="0" w:line="276" w:lineRule="auto"/>
              <w:ind w:left="0" w:firstLine="0"/>
              <w:contextualSpacing/>
              <w:rPr>
                <w:rFonts w:ascii="Calibri" w:hAnsi="Calibri" w:cs="Calibri"/>
                <w:sz w:val="22"/>
                <w:szCs w:val="22"/>
                <w:lang w:eastAsia="en-US"/>
              </w:rPr>
            </w:pPr>
          </w:p>
        </w:tc>
      </w:tr>
    </w:tbl>
    <w:p w14:paraId="03F42D5E" w14:textId="77777777" w:rsidR="00241AE2" w:rsidRPr="00C77F5E" w:rsidRDefault="00241AE2" w:rsidP="00241AE2">
      <w:pPr>
        <w:spacing w:after="0"/>
        <w:ind w:left="363"/>
        <w:contextualSpacing/>
        <w:rPr>
          <w:rFonts w:ascii="Calibri" w:hAnsi="Calibri" w:cs="Calibri"/>
          <w:b/>
          <w:bCs/>
        </w:rPr>
      </w:pPr>
    </w:p>
    <w:p w14:paraId="497D19EF" w14:textId="77777777" w:rsidR="00241AE2" w:rsidRPr="00C77F5E" w:rsidRDefault="00241AE2" w:rsidP="00241AE2">
      <w:pPr>
        <w:spacing w:after="0"/>
        <w:contextualSpacing/>
        <w:rPr>
          <w:rFonts w:ascii="Calibri" w:hAnsi="Calibri" w:cs="Calibri"/>
          <w:b/>
          <w:bCs/>
        </w:rPr>
      </w:pPr>
      <w:r>
        <w:rPr>
          <w:rFonts w:ascii="Calibri" w:hAnsi="Calibri" w:cs="Calibri"/>
          <w:b/>
          <w:bCs/>
        </w:rPr>
        <w:t xml:space="preserve">53. </w:t>
      </w:r>
      <w:r w:rsidRPr="00C77F5E">
        <w:rPr>
          <w:rFonts w:ascii="Calibri" w:hAnsi="Calibri" w:cs="Calibri"/>
          <w:b/>
          <w:bCs/>
        </w:rPr>
        <w:t>quelles sont les complications dégénératives du diabète chez mr AB (P1 2022 T)</w:t>
      </w:r>
    </w:p>
    <w:p w14:paraId="5F58B4CC" w14:textId="77777777" w:rsidR="00241AE2" w:rsidRPr="00C77F5E" w:rsidRDefault="00241AE2">
      <w:pPr>
        <w:pStyle w:val="ListParagraph1"/>
        <w:numPr>
          <w:ilvl w:val="0"/>
          <w:numId w:val="3"/>
        </w:numPr>
        <w:spacing w:before="0" w:beforeAutospacing="0" w:after="0" w:afterAutospacing="0" w:line="276" w:lineRule="auto"/>
        <w:ind w:left="363"/>
        <w:rPr>
          <w:rFonts w:cs="Calibri"/>
          <w:sz w:val="22"/>
          <w:szCs w:val="22"/>
        </w:rPr>
      </w:pPr>
      <w:r w:rsidRPr="00C77F5E">
        <w:rPr>
          <w:rFonts w:cs="Calibri"/>
          <w:sz w:val="22"/>
          <w:szCs w:val="22"/>
        </w:rPr>
        <w:t xml:space="preserve">Une rétinopathie diabétique </w:t>
      </w:r>
    </w:p>
    <w:p w14:paraId="691CE12E" w14:textId="77777777" w:rsidR="00241AE2" w:rsidRPr="00C77F5E" w:rsidRDefault="00241AE2">
      <w:pPr>
        <w:pStyle w:val="ListParagraph1"/>
        <w:numPr>
          <w:ilvl w:val="0"/>
          <w:numId w:val="3"/>
        </w:numPr>
        <w:spacing w:before="0" w:beforeAutospacing="0" w:after="0" w:afterAutospacing="0" w:line="276" w:lineRule="auto"/>
        <w:ind w:left="363"/>
        <w:rPr>
          <w:rFonts w:cs="Calibri"/>
          <w:sz w:val="22"/>
          <w:szCs w:val="22"/>
        </w:rPr>
      </w:pPr>
      <w:r w:rsidRPr="00C77F5E">
        <w:rPr>
          <w:rFonts w:cs="Calibri"/>
          <w:sz w:val="22"/>
          <w:szCs w:val="22"/>
        </w:rPr>
        <w:t xml:space="preserve">Une neuropathie périphérique </w:t>
      </w:r>
    </w:p>
    <w:p w14:paraId="13F79135" w14:textId="77777777" w:rsidR="00241AE2" w:rsidRPr="00C77F5E" w:rsidRDefault="00241AE2">
      <w:pPr>
        <w:pStyle w:val="ListParagraph1"/>
        <w:numPr>
          <w:ilvl w:val="0"/>
          <w:numId w:val="3"/>
        </w:numPr>
        <w:spacing w:before="0" w:beforeAutospacing="0" w:after="0" w:afterAutospacing="0" w:line="276" w:lineRule="auto"/>
        <w:ind w:left="363"/>
        <w:rPr>
          <w:rFonts w:cs="Calibri"/>
          <w:sz w:val="22"/>
          <w:szCs w:val="22"/>
        </w:rPr>
      </w:pPr>
      <w:r w:rsidRPr="00C77F5E">
        <w:rPr>
          <w:rFonts w:cs="Calibri"/>
          <w:sz w:val="22"/>
          <w:szCs w:val="22"/>
        </w:rPr>
        <w:t xml:space="preserve">Une neuropathie autonome </w:t>
      </w:r>
    </w:p>
    <w:p w14:paraId="1B8A5C86" w14:textId="77777777" w:rsidR="00241AE2" w:rsidRPr="00C77F5E" w:rsidRDefault="00241AE2">
      <w:pPr>
        <w:pStyle w:val="ListParagraph1"/>
        <w:numPr>
          <w:ilvl w:val="0"/>
          <w:numId w:val="3"/>
        </w:numPr>
        <w:spacing w:before="0" w:beforeAutospacing="0" w:after="0" w:afterAutospacing="0" w:line="276" w:lineRule="auto"/>
        <w:ind w:left="363"/>
        <w:rPr>
          <w:rFonts w:cs="Calibri"/>
          <w:sz w:val="22"/>
          <w:szCs w:val="22"/>
        </w:rPr>
      </w:pPr>
      <w:r w:rsidRPr="00C77F5E">
        <w:rPr>
          <w:rFonts w:cs="Calibri"/>
          <w:sz w:val="22"/>
          <w:szCs w:val="22"/>
        </w:rPr>
        <w:t xml:space="preserve">Une neuropathie incipiens </w:t>
      </w:r>
    </w:p>
    <w:p w14:paraId="260C31FC" w14:textId="77777777" w:rsidR="00241AE2" w:rsidRPr="00C77F5E" w:rsidRDefault="00241AE2">
      <w:pPr>
        <w:pStyle w:val="ListParagraph1"/>
        <w:numPr>
          <w:ilvl w:val="0"/>
          <w:numId w:val="3"/>
        </w:numPr>
        <w:spacing w:before="0" w:beforeAutospacing="0" w:after="0" w:afterAutospacing="0" w:line="276" w:lineRule="auto"/>
        <w:ind w:left="363"/>
        <w:rPr>
          <w:rFonts w:cs="Calibri"/>
          <w:sz w:val="22"/>
          <w:szCs w:val="22"/>
        </w:rPr>
      </w:pPr>
      <w:r w:rsidRPr="00C77F5E">
        <w:rPr>
          <w:rFonts w:cs="Calibri"/>
          <w:sz w:val="22"/>
          <w:szCs w:val="22"/>
        </w:rPr>
        <w:t xml:space="preserve">Une néphropathie stade 4 </w:t>
      </w:r>
    </w:p>
    <w:p w14:paraId="3CE657F4" w14:textId="77777777" w:rsidR="00241AE2" w:rsidRPr="00C77F5E" w:rsidRDefault="00241AE2" w:rsidP="00241AE2">
      <w:pPr>
        <w:pStyle w:val="ListParagraph1"/>
        <w:spacing w:before="0" w:beforeAutospacing="0" w:after="0" w:afterAutospacing="0" w:line="276" w:lineRule="auto"/>
        <w:ind w:left="363"/>
        <w:rPr>
          <w:rFonts w:cs="Calibri"/>
          <w:sz w:val="22"/>
          <w:szCs w:val="22"/>
        </w:rPr>
      </w:pPr>
      <w:r w:rsidRPr="00C77F5E">
        <w:rPr>
          <w:rFonts w:cs="Calibri"/>
          <w:sz w:val="22"/>
          <w:szCs w:val="22"/>
        </w:rPr>
        <w:t xml:space="preserve">Réponses : A=1+4    B=2+4+5    C=5      D=1+2+5    E=3+5 </w:t>
      </w:r>
    </w:p>
    <w:tbl>
      <w:tblPr>
        <w:tblStyle w:val="TableGrid"/>
        <w:tblW w:w="10065" w:type="dxa"/>
        <w:tblInd w:w="-2" w:type="dxa"/>
        <w:tblLayout w:type="fixed"/>
        <w:tblLook w:val="04A0" w:firstRow="1" w:lastRow="0" w:firstColumn="1" w:lastColumn="0" w:noHBand="0" w:noVBand="1"/>
      </w:tblPr>
      <w:tblGrid>
        <w:gridCol w:w="284"/>
        <w:gridCol w:w="9781"/>
      </w:tblGrid>
      <w:tr w:rsidR="00241AE2" w:rsidRPr="00C77F5E" w14:paraId="320E95BB" w14:textId="77777777" w:rsidTr="00773906">
        <w:tc>
          <w:tcPr>
            <w:tcW w:w="284" w:type="dxa"/>
          </w:tcPr>
          <w:p w14:paraId="6BC90973"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D</w:t>
            </w:r>
          </w:p>
        </w:tc>
        <w:tc>
          <w:tcPr>
            <w:tcW w:w="9781" w:type="dxa"/>
          </w:tcPr>
          <w:p w14:paraId="1A7C6A81" w14:textId="77777777" w:rsidR="00241AE2" w:rsidRPr="00C77F5E" w:rsidRDefault="00241AE2" w:rsidP="00773906">
            <w:pPr>
              <w:contextualSpacing/>
              <w:rPr>
                <w:rFonts w:ascii="Calibri" w:hAnsi="Calibri" w:cs="Calibri"/>
                <w:lang w:eastAsia="en-US"/>
              </w:rPr>
            </w:pPr>
            <w:r w:rsidRPr="00C77F5E">
              <w:rPr>
                <w:rFonts w:ascii="Calibri" w:hAnsi="Calibri" w:cs="Calibri"/>
                <w:noProof/>
              </w:rPr>
              <w:drawing>
                <wp:inline distT="0" distB="0" distL="114300" distR="114300" wp14:anchorId="6D9C0606" wp14:editId="15A009D2">
                  <wp:extent cx="4448175" cy="1828800"/>
                  <wp:effectExtent l="0" t="0" r="9525" b="0"/>
                  <wp:docPr id="73" name="Image 73" descr="wp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wps8"/>
                          <pic:cNvPicPr>
                            <a:picLocks noChangeAspect="1"/>
                          </pic:cNvPicPr>
                        </pic:nvPicPr>
                        <pic:blipFill>
                          <a:blip r:embed="rId13"/>
                          <a:stretch>
                            <a:fillRect/>
                          </a:stretch>
                        </pic:blipFill>
                        <pic:spPr>
                          <a:xfrm>
                            <a:off x="0" y="0"/>
                            <a:ext cx="4448175" cy="1828800"/>
                          </a:xfrm>
                          <a:prstGeom prst="rect">
                            <a:avLst/>
                          </a:prstGeom>
                          <a:noFill/>
                          <a:ln>
                            <a:noFill/>
                          </a:ln>
                        </pic:spPr>
                      </pic:pic>
                    </a:graphicData>
                  </a:graphic>
                </wp:inline>
              </w:drawing>
            </w:r>
          </w:p>
        </w:tc>
      </w:tr>
    </w:tbl>
    <w:p w14:paraId="7492E99E" w14:textId="77777777" w:rsidR="00241AE2" w:rsidRPr="00C77F5E" w:rsidRDefault="00241AE2" w:rsidP="00241AE2">
      <w:pPr>
        <w:pStyle w:val="ListParagraph1"/>
        <w:spacing w:before="0" w:beforeAutospacing="0" w:after="0" w:afterAutospacing="0" w:line="276" w:lineRule="auto"/>
        <w:ind w:left="363"/>
        <w:rPr>
          <w:rFonts w:cs="Calibri"/>
          <w:sz w:val="22"/>
          <w:szCs w:val="22"/>
        </w:rPr>
      </w:pPr>
    </w:p>
    <w:p w14:paraId="43194590" w14:textId="77777777" w:rsidR="00241AE2" w:rsidRPr="00C77F5E" w:rsidRDefault="00241AE2" w:rsidP="00241AE2">
      <w:pPr>
        <w:pStyle w:val="ListParagraph1"/>
        <w:spacing w:before="0" w:beforeAutospacing="0" w:after="0" w:afterAutospacing="0" w:line="276" w:lineRule="auto"/>
        <w:rPr>
          <w:rFonts w:cs="Calibri"/>
          <w:b/>
          <w:bCs/>
          <w:sz w:val="22"/>
          <w:szCs w:val="22"/>
        </w:rPr>
      </w:pPr>
      <w:r>
        <w:rPr>
          <w:rFonts w:cs="Calibri"/>
          <w:b/>
          <w:bCs/>
          <w:sz w:val="22"/>
          <w:szCs w:val="22"/>
        </w:rPr>
        <w:t>54.</w:t>
      </w:r>
      <w:r w:rsidRPr="00C77F5E">
        <w:rPr>
          <w:rFonts w:cs="Calibri"/>
          <w:b/>
          <w:bCs/>
          <w:sz w:val="22"/>
          <w:szCs w:val="22"/>
        </w:rPr>
        <w:t xml:space="preserve"> quelle thérapeutique doit-on instaurer chez notre patient est (P1 2022 T)</w:t>
      </w:r>
    </w:p>
    <w:p w14:paraId="3B8E8632" w14:textId="77777777" w:rsidR="00241AE2" w:rsidRPr="00C77F5E" w:rsidRDefault="00241AE2">
      <w:pPr>
        <w:pStyle w:val="ListParagraph1"/>
        <w:numPr>
          <w:ilvl w:val="0"/>
          <w:numId w:val="4"/>
        </w:numPr>
        <w:spacing w:before="0" w:beforeAutospacing="0" w:after="0" w:afterAutospacing="0" w:line="276" w:lineRule="auto"/>
        <w:ind w:left="363"/>
        <w:rPr>
          <w:rFonts w:cs="Calibri"/>
          <w:sz w:val="22"/>
          <w:szCs w:val="22"/>
        </w:rPr>
      </w:pPr>
      <w:r w:rsidRPr="00C77F5E">
        <w:rPr>
          <w:rFonts w:cs="Calibri"/>
          <w:sz w:val="22"/>
          <w:szCs w:val="22"/>
        </w:rPr>
        <w:t xml:space="preserve">Metformine 3000 mg + glimperamide 6mg </w:t>
      </w:r>
    </w:p>
    <w:p w14:paraId="65BF00AE" w14:textId="77777777" w:rsidR="00241AE2" w:rsidRPr="00C77F5E" w:rsidRDefault="00241AE2">
      <w:pPr>
        <w:pStyle w:val="ListParagraph1"/>
        <w:numPr>
          <w:ilvl w:val="0"/>
          <w:numId w:val="4"/>
        </w:numPr>
        <w:spacing w:before="0" w:beforeAutospacing="0" w:after="0" w:afterAutospacing="0" w:line="276" w:lineRule="auto"/>
        <w:ind w:left="363"/>
        <w:rPr>
          <w:rFonts w:cs="Calibri"/>
          <w:sz w:val="22"/>
          <w:szCs w:val="22"/>
        </w:rPr>
      </w:pPr>
      <w:r w:rsidRPr="00C77F5E">
        <w:rPr>
          <w:rFonts w:cs="Calibri"/>
          <w:sz w:val="22"/>
          <w:szCs w:val="22"/>
        </w:rPr>
        <w:t xml:space="preserve">Metformine 2000 mg </w:t>
      </w:r>
    </w:p>
    <w:p w14:paraId="6B8A0F37" w14:textId="77777777" w:rsidR="00241AE2" w:rsidRPr="00C77F5E" w:rsidRDefault="00241AE2">
      <w:pPr>
        <w:pStyle w:val="ListParagraph1"/>
        <w:numPr>
          <w:ilvl w:val="0"/>
          <w:numId w:val="4"/>
        </w:numPr>
        <w:spacing w:before="0" w:beforeAutospacing="0" w:after="0" w:afterAutospacing="0" w:line="276" w:lineRule="auto"/>
        <w:ind w:left="363"/>
        <w:rPr>
          <w:rFonts w:cs="Calibri"/>
          <w:sz w:val="22"/>
          <w:szCs w:val="22"/>
        </w:rPr>
      </w:pPr>
      <w:r w:rsidRPr="00C77F5E">
        <w:rPr>
          <w:rFonts w:cs="Calibri"/>
          <w:sz w:val="22"/>
          <w:szCs w:val="22"/>
        </w:rPr>
        <w:t xml:space="preserve">Metformine 2000 mg + insulinotherapie optimatisée </w:t>
      </w:r>
    </w:p>
    <w:p w14:paraId="2A76A26C" w14:textId="77777777" w:rsidR="00241AE2" w:rsidRPr="00C77F5E" w:rsidRDefault="00241AE2">
      <w:pPr>
        <w:pStyle w:val="ListParagraph1"/>
        <w:numPr>
          <w:ilvl w:val="0"/>
          <w:numId w:val="4"/>
        </w:numPr>
        <w:spacing w:before="0" w:beforeAutospacing="0" w:after="0" w:afterAutospacing="0" w:line="276" w:lineRule="auto"/>
        <w:ind w:left="363"/>
        <w:rPr>
          <w:rFonts w:cs="Calibri"/>
          <w:sz w:val="22"/>
          <w:szCs w:val="22"/>
        </w:rPr>
      </w:pPr>
      <w:r w:rsidRPr="00C77F5E">
        <w:rPr>
          <w:rFonts w:cs="Calibri"/>
          <w:sz w:val="22"/>
          <w:szCs w:val="22"/>
        </w:rPr>
        <w:t xml:space="preserve">Glimperamide 6mg </w:t>
      </w:r>
    </w:p>
    <w:p w14:paraId="2441E360" w14:textId="77777777" w:rsidR="00241AE2" w:rsidRPr="00C77F5E" w:rsidRDefault="00241AE2">
      <w:pPr>
        <w:pStyle w:val="ListParagraph1"/>
        <w:numPr>
          <w:ilvl w:val="0"/>
          <w:numId w:val="4"/>
        </w:numPr>
        <w:spacing w:before="0" w:beforeAutospacing="0" w:after="0" w:afterAutospacing="0" w:line="276" w:lineRule="auto"/>
        <w:ind w:left="363"/>
        <w:rPr>
          <w:rFonts w:cs="Calibri"/>
          <w:sz w:val="22"/>
          <w:szCs w:val="22"/>
        </w:rPr>
      </w:pPr>
      <w:r w:rsidRPr="00C77F5E">
        <w:rPr>
          <w:rFonts w:cs="Calibri"/>
          <w:sz w:val="22"/>
          <w:szCs w:val="22"/>
        </w:rPr>
        <w:t xml:space="preserve">Metformine 3000 mg + glinide 6mg </w:t>
      </w:r>
    </w:p>
    <w:tbl>
      <w:tblPr>
        <w:tblStyle w:val="TableGrid"/>
        <w:tblW w:w="10065" w:type="dxa"/>
        <w:tblInd w:w="-2" w:type="dxa"/>
        <w:tblLayout w:type="fixed"/>
        <w:tblLook w:val="04A0" w:firstRow="1" w:lastRow="0" w:firstColumn="1" w:lastColumn="0" w:noHBand="0" w:noVBand="1"/>
      </w:tblPr>
      <w:tblGrid>
        <w:gridCol w:w="284"/>
        <w:gridCol w:w="9781"/>
      </w:tblGrid>
      <w:tr w:rsidR="00241AE2" w:rsidRPr="00C77F5E" w14:paraId="1EB7C3C9" w14:textId="77777777" w:rsidTr="00773906">
        <w:tc>
          <w:tcPr>
            <w:tcW w:w="284" w:type="dxa"/>
          </w:tcPr>
          <w:p w14:paraId="0EBCA10F"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C</w:t>
            </w:r>
          </w:p>
        </w:tc>
        <w:tc>
          <w:tcPr>
            <w:tcW w:w="9781" w:type="dxa"/>
          </w:tcPr>
          <w:p w14:paraId="757B855A"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L’insulinothérapie en IV doit être instaurée en urgence</w:t>
            </w:r>
          </w:p>
        </w:tc>
      </w:tr>
    </w:tbl>
    <w:p w14:paraId="0ADEB3B0" w14:textId="77777777" w:rsidR="00241AE2" w:rsidRPr="00C77F5E" w:rsidRDefault="00241AE2" w:rsidP="00241AE2">
      <w:pPr>
        <w:spacing w:after="0"/>
        <w:ind w:left="363"/>
        <w:contextualSpacing/>
        <w:rPr>
          <w:rFonts w:ascii="Calibri" w:hAnsi="Calibri" w:cs="Calibri"/>
          <w:b/>
          <w:bCs/>
        </w:rPr>
      </w:pPr>
    </w:p>
    <w:p w14:paraId="1CA02D39" w14:textId="77777777" w:rsidR="00241AE2" w:rsidRPr="00C77F5E" w:rsidRDefault="00241AE2" w:rsidP="00241AE2">
      <w:pPr>
        <w:spacing w:after="0"/>
        <w:contextualSpacing/>
        <w:rPr>
          <w:rFonts w:ascii="Calibri" w:hAnsi="Calibri" w:cs="Calibri"/>
          <w:b/>
          <w:bCs/>
        </w:rPr>
      </w:pPr>
      <w:r>
        <w:rPr>
          <w:rFonts w:ascii="Calibri" w:hAnsi="Calibri" w:cs="Calibri"/>
          <w:b/>
          <w:bCs/>
        </w:rPr>
        <w:t>55.</w:t>
      </w:r>
      <w:r w:rsidRPr="00C77F5E">
        <w:rPr>
          <w:rFonts w:ascii="Calibri" w:hAnsi="Calibri" w:cs="Calibri"/>
          <w:b/>
          <w:bCs/>
        </w:rPr>
        <w:t xml:space="preserve"> la néphropathie diabétique chez notre patient est (P1 2022 T)</w:t>
      </w:r>
    </w:p>
    <w:p w14:paraId="47F3A5B8" w14:textId="77777777" w:rsidR="00241AE2" w:rsidRPr="00C77F5E" w:rsidRDefault="00241AE2">
      <w:pPr>
        <w:pStyle w:val="ListParagraph1"/>
        <w:numPr>
          <w:ilvl w:val="0"/>
          <w:numId w:val="5"/>
        </w:numPr>
        <w:spacing w:before="0" w:beforeAutospacing="0" w:after="0" w:afterAutospacing="0" w:line="276" w:lineRule="auto"/>
        <w:ind w:left="363"/>
        <w:rPr>
          <w:rFonts w:cs="Calibri"/>
          <w:sz w:val="22"/>
          <w:szCs w:val="22"/>
        </w:rPr>
      </w:pPr>
      <w:r w:rsidRPr="00C77F5E">
        <w:rPr>
          <w:rFonts w:cs="Calibri"/>
          <w:sz w:val="22"/>
          <w:szCs w:val="22"/>
        </w:rPr>
        <w:t xml:space="preserve">Correspond à une atteinte glomérulaire </w:t>
      </w:r>
    </w:p>
    <w:p w14:paraId="69295EA8" w14:textId="77777777" w:rsidR="00241AE2" w:rsidRPr="00C77F5E" w:rsidRDefault="00241AE2">
      <w:pPr>
        <w:pStyle w:val="ListParagraph1"/>
        <w:numPr>
          <w:ilvl w:val="0"/>
          <w:numId w:val="5"/>
        </w:numPr>
        <w:spacing w:before="0" w:beforeAutospacing="0" w:after="0" w:afterAutospacing="0" w:line="276" w:lineRule="auto"/>
        <w:ind w:left="363"/>
        <w:rPr>
          <w:rFonts w:cs="Calibri"/>
          <w:sz w:val="22"/>
          <w:szCs w:val="22"/>
        </w:rPr>
      </w:pPr>
      <w:r w:rsidRPr="00C77F5E">
        <w:rPr>
          <w:rFonts w:cs="Calibri"/>
          <w:sz w:val="22"/>
          <w:szCs w:val="22"/>
        </w:rPr>
        <w:t xml:space="preserve">Irréversible une fois installée </w:t>
      </w:r>
    </w:p>
    <w:p w14:paraId="73213290" w14:textId="77777777" w:rsidR="00241AE2" w:rsidRPr="00C77F5E" w:rsidRDefault="00241AE2">
      <w:pPr>
        <w:pStyle w:val="ListParagraph1"/>
        <w:numPr>
          <w:ilvl w:val="0"/>
          <w:numId w:val="5"/>
        </w:numPr>
        <w:spacing w:before="0" w:beforeAutospacing="0" w:after="0" w:afterAutospacing="0" w:line="276" w:lineRule="auto"/>
        <w:ind w:left="363"/>
        <w:rPr>
          <w:rFonts w:cs="Calibri"/>
          <w:sz w:val="22"/>
          <w:szCs w:val="22"/>
        </w:rPr>
      </w:pPr>
      <w:r w:rsidRPr="00C77F5E">
        <w:rPr>
          <w:rFonts w:cs="Calibri"/>
          <w:sz w:val="22"/>
          <w:szCs w:val="22"/>
        </w:rPr>
        <w:t>Gluco dépendent</w:t>
      </w:r>
    </w:p>
    <w:p w14:paraId="5B9DAEDA" w14:textId="77777777" w:rsidR="00241AE2" w:rsidRPr="00C77F5E" w:rsidRDefault="00241AE2">
      <w:pPr>
        <w:pStyle w:val="ListParagraph1"/>
        <w:numPr>
          <w:ilvl w:val="0"/>
          <w:numId w:val="5"/>
        </w:numPr>
        <w:spacing w:before="0" w:beforeAutospacing="0" w:after="0" w:afterAutospacing="0" w:line="276" w:lineRule="auto"/>
        <w:ind w:left="363"/>
        <w:rPr>
          <w:rFonts w:cs="Calibri"/>
          <w:sz w:val="22"/>
          <w:szCs w:val="22"/>
        </w:rPr>
      </w:pPr>
      <w:r w:rsidRPr="00C77F5E">
        <w:rPr>
          <w:rFonts w:cs="Calibri"/>
          <w:sz w:val="22"/>
          <w:szCs w:val="22"/>
        </w:rPr>
        <w:t xml:space="preserve">Souvent associée à une HTA </w:t>
      </w:r>
    </w:p>
    <w:p w14:paraId="4B49DACE" w14:textId="77777777" w:rsidR="00241AE2" w:rsidRPr="00C77F5E" w:rsidRDefault="00241AE2">
      <w:pPr>
        <w:pStyle w:val="ListParagraph1"/>
        <w:numPr>
          <w:ilvl w:val="0"/>
          <w:numId w:val="5"/>
        </w:numPr>
        <w:spacing w:before="0" w:beforeAutospacing="0" w:after="0" w:afterAutospacing="0" w:line="276" w:lineRule="auto"/>
        <w:ind w:left="363"/>
        <w:rPr>
          <w:rFonts w:cs="Calibri"/>
          <w:sz w:val="22"/>
          <w:szCs w:val="22"/>
        </w:rPr>
      </w:pPr>
      <w:r w:rsidRPr="00C77F5E">
        <w:rPr>
          <w:rFonts w:cs="Calibri"/>
          <w:sz w:val="22"/>
          <w:szCs w:val="22"/>
        </w:rPr>
        <w:t xml:space="preserve">Evolue vers une insuffisance rénale terminale </w:t>
      </w:r>
    </w:p>
    <w:p w14:paraId="6B5BE31B" w14:textId="77777777" w:rsidR="00241AE2" w:rsidRPr="00C77F5E" w:rsidRDefault="00241AE2" w:rsidP="00241AE2">
      <w:pPr>
        <w:pStyle w:val="ListParagraph1"/>
        <w:spacing w:before="0" w:beforeAutospacing="0" w:after="0" w:afterAutospacing="0" w:line="276" w:lineRule="auto"/>
        <w:ind w:left="363"/>
        <w:rPr>
          <w:rFonts w:cs="Calibri"/>
          <w:sz w:val="22"/>
          <w:szCs w:val="22"/>
        </w:rPr>
      </w:pPr>
      <w:r w:rsidRPr="00C77F5E">
        <w:rPr>
          <w:rFonts w:cs="Calibri"/>
          <w:sz w:val="22"/>
          <w:szCs w:val="22"/>
        </w:rPr>
        <w:lastRenderedPageBreak/>
        <w:t xml:space="preserve"> </w:t>
      </w:r>
    </w:p>
    <w:tbl>
      <w:tblPr>
        <w:tblStyle w:val="TableGrid"/>
        <w:tblW w:w="10065" w:type="dxa"/>
        <w:tblInd w:w="-2" w:type="dxa"/>
        <w:tblLayout w:type="fixed"/>
        <w:tblLook w:val="04A0" w:firstRow="1" w:lastRow="0" w:firstColumn="1" w:lastColumn="0" w:noHBand="0" w:noVBand="1"/>
      </w:tblPr>
      <w:tblGrid>
        <w:gridCol w:w="284"/>
        <w:gridCol w:w="9781"/>
      </w:tblGrid>
      <w:tr w:rsidR="00241AE2" w:rsidRPr="00C77F5E" w14:paraId="79CE345E" w14:textId="77777777" w:rsidTr="00773906">
        <w:tc>
          <w:tcPr>
            <w:tcW w:w="284" w:type="dxa"/>
          </w:tcPr>
          <w:p w14:paraId="3F246D95"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B</w:t>
            </w:r>
          </w:p>
        </w:tc>
        <w:tc>
          <w:tcPr>
            <w:tcW w:w="9781" w:type="dxa"/>
          </w:tcPr>
          <w:p w14:paraId="738CC0D2" w14:textId="77777777" w:rsidR="00241AE2" w:rsidRPr="00C77F5E" w:rsidRDefault="00241AE2" w:rsidP="00773906">
            <w:pPr>
              <w:contextualSpacing/>
              <w:rPr>
                <w:rFonts w:ascii="Calibri" w:hAnsi="Calibri" w:cs="Calibri"/>
                <w:lang w:eastAsia="en-US"/>
              </w:rPr>
            </w:pPr>
            <w:r w:rsidRPr="00C77F5E">
              <w:rPr>
                <w:rFonts w:ascii="Calibri" w:hAnsi="Calibri" w:cs="Calibri"/>
                <w:lang w:eastAsia="en-US" w:bidi="ar"/>
              </w:rPr>
              <w:t>Le néphropathie diabétique stade 5 qui est irréversible</w:t>
            </w:r>
          </w:p>
        </w:tc>
      </w:tr>
    </w:tbl>
    <w:p w14:paraId="76BBF28E" w14:textId="77777777" w:rsidR="00241AE2" w:rsidRPr="00C77F5E" w:rsidRDefault="00241AE2" w:rsidP="00241AE2">
      <w:pPr>
        <w:pStyle w:val="ListParagraph1"/>
        <w:spacing w:before="0" w:beforeAutospacing="0" w:after="0" w:afterAutospacing="0" w:line="276" w:lineRule="auto"/>
        <w:ind w:left="363"/>
        <w:rPr>
          <w:rFonts w:cs="Calibri"/>
          <w:sz w:val="22"/>
          <w:szCs w:val="22"/>
        </w:rPr>
      </w:pPr>
    </w:p>
    <w:p w14:paraId="2F9BA69B" w14:textId="05E30F84" w:rsidR="00CC2CFF" w:rsidRPr="00241AE2" w:rsidRDefault="00241AE2" w:rsidP="00241AE2">
      <w:pPr>
        <w:pStyle w:val="ListParagraph1"/>
        <w:spacing w:before="0" w:beforeAutospacing="0" w:after="0" w:afterAutospacing="0" w:line="276" w:lineRule="auto"/>
        <w:ind w:left="363"/>
        <w:jc w:val="center"/>
        <w:rPr>
          <w:rFonts w:cs="Calibri"/>
          <w:sz w:val="22"/>
          <w:szCs w:val="22"/>
        </w:rPr>
      </w:pPr>
      <w:r w:rsidRPr="00C77F5E">
        <w:rPr>
          <w:rFonts w:cs="Calibri"/>
          <w:sz w:val="22"/>
          <w:szCs w:val="22"/>
        </w:rPr>
        <w:t>-fin de cas clinique-</w:t>
      </w:r>
    </w:p>
    <w:sectPr w:rsidR="00CC2CFF" w:rsidRPr="00241A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6F350" w14:textId="77777777" w:rsidR="00FB6FD0" w:rsidRDefault="00FB6FD0" w:rsidP="00CC2CFF">
      <w:pPr>
        <w:spacing w:after="0" w:line="240" w:lineRule="auto"/>
      </w:pPr>
      <w:r>
        <w:separator/>
      </w:r>
    </w:p>
  </w:endnote>
  <w:endnote w:type="continuationSeparator" w:id="0">
    <w:p w14:paraId="1D599A38" w14:textId="77777777" w:rsidR="00FB6FD0" w:rsidRDefault="00FB6FD0" w:rsidP="00CC2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charset w:val="00"/>
    <w:family w:val="auto"/>
    <w:pitch w:val="default"/>
    <w:sig w:usb0="E50002FF" w:usb1="500079DB" w:usb2="00000010" w:usb3="00000000" w:csb0="00000000" w:csb1="00000000"/>
  </w:font>
  <w:font w:name="sans-serif">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32A8" w14:textId="77777777" w:rsidR="00FB6FD0" w:rsidRDefault="00FB6FD0" w:rsidP="00CC2CFF">
      <w:pPr>
        <w:spacing w:after="0" w:line="240" w:lineRule="auto"/>
      </w:pPr>
      <w:r>
        <w:separator/>
      </w:r>
    </w:p>
  </w:footnote>
  <w:footnote w:type="continuationSeparator" w:id="0">
    <w:p w14:paraId="1D3CA572" w14:textId="77777777" w:rsidR="00FB6FD0" w:rsidRDefault="00FB6FD0" w:rsidP="00CC2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298"/>
    <w:multiLevelType w:val="multilevel"/>
    <w:tmpl w:val="045E3298"/>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Symbol" w:hAnsi="Symbol"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7AA3879"/>
    <w:multiLevelType w:val="multilevel"/>
    <w:tmpl w:val="07AA3879"/>
    <w:lvl w:ilvl="0">
      <w:start w:val="1"/>
      <w:numFmt w:val="upperLetter"/>
      <w:lvlText w:val="%1."/>
      <w:lvlJc w:val="left"/>
      <w:pPr>
        <w:ind w:left="720" w:hanging="360"/>
      </w:pPr>
    </w:lvl>
    <w:lvl w:ilvl="1">
      <w:start w:val="1"/>
      <w:numFmt w:val="upperLetter"/>
      <w:lvlText w:val="%2-"/>
      <w:lvlJc w:val="left"/>
      <w:pPr>
        <w:ind w:left="1440" w:hanging="360"/>
      </w:pPr>
      <w:rPr>
        <w:rFonts w:hint="default"/>
      </w:rPr>
    </w:lvl>
    <w:lvl w:ilvl="2">
      <w:start w:val="1"/>
      <w:numFmt w:val="decimal"/>
      <w:lvlText w:val="%3-"/>
      <w:lvlJc w:val="left"/>
      <w:pPr>
        <w:ind w:left="501"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B9060D"/>
    <w:multiLevelType w:val="multilevel"/>
    <w:tmpl w:val="07B9060D"/>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15:restartNumberingAfterBreak="0">
    <w:nsid w:val="08FF3CC3"/>
    <w:multiLevelType w:val="multilevel"/>
    <w:tmpl w:val="08FF3C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9C7303"/>
    <w:multiLevelType w:val="multilevel"/>
    <w:tmpl w:val="0C9C7303"/>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F347F1D"/>
    <w:multiLevelType w:val="multilevel"/>
    <w:tmpl w:val="0F347F1D"/>
    <w:lvl w:ilvl="0">
      <w:numFmt w:val="bullet"/>
      <w:lvlText w:val="-"/>
      <w:lvlJc w:val="left"/>
      <w:pPr>
        <w:ind w:left="720" w:hanging="360"/>
      </w:pPr>
      <w:rPr>
        <w:rFonts w:ascii="Calibri" w:eastAsia="Times New Roman" w:hAnsi="Calibri" w:cs="Calibri" w:hint="default"/>
        <w:color w:val="0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6D0943"/>
    <w:multiLevelType w:val="multilevel"/>
    <w:tmpl w:val="0F6D0943"/>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 w15:restartNumberingAfterBreak="0">
    <w:nsid w:val="123A7824"/>
    <w:multiLevelType w:val="multilevel"/>
    <w:tmpl w:val="123A7824"/>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191D13"/>
    <w:multiLevelType w:val="multilevel"/>
    <w:tmpl w:val="15191D13"/>
    <w:lvl w:ilvl="0">
      <w:start w:val="1"/>
      <w:numFmt w:val="decimal"/>
      <w:lvlText w:val="%1."/>
      <w:lvlJc w:val="left"/>
      <w:pPr>
        <w:ind w:left="720" w:hanging="360"/>
      </w:pPr>
      <w:rPr>
        <w:rFonts w:ascii="Times New Roman" w:hAnsi="Times New Roman" w:cs="Times New Roman" w:hint="default"/>
        <w:color w:val="050505"/>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 w15:restartNumberingAfterBreak="0">
    <w:nsid w:val="184D0A86"/>
    <w:multiLevelType w:val="multilevel"/>
    <w:tmpl w:val="184D0A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CBB5D5C"/>
    <w:multiLevelType w:val="multilevel"/>
    <w:tmpl w:val="C4EE8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ED05ACB"/>
    <w:multiLevelType w:val="multilevel"/>
    <w:tmpl w:val="1ED05ACB"/>
    <w:lvl w:ilvl="0">
      <w:start w:val="1"/>
      <w:numFmt w:val="decimal"/>
      <w:lvlText w:val="%1."/>
      <w:lvlJc w:val="left"/>
      <w:pPr>
        <w:tabs>
          <w:tab w:val="left" w:pos="720"/>
        </w:tabs>
        <w:ind w:left="720" w:hanging="360"/>
      </w:pPr>
      <w:rPr>
        <w:rFonts w:ascii="Times New Roman" w:hAnsi="Times New Roman" w:cs="Times New Roman" w:hint="default"/>
      </w:rPr>
    </w:lvl>
    <w:lvl w:ilvl="1">
      <w:numFmt w:val="bullet"/>
      <w:lvlText w:val="•"/>
      <w:lvlJc w:val="left"/>
      <w:pPr>
        <w:ind w:left="1440" w:hanging="360"/>
      </w:pPr>
      <w:rPr>
        <w:rFonts w:ascii="Calibri" w:eastAsia="Times New Roman" w:hAnsi="Calibri" w:cs="Calibri" w:hint="default"/>
        <w:color w:val="000000"/>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2" w15:restartNumberingAfterBreak="0">
    <w:nsid w:val="21487E95"/>
    <w:multiLevelType w:val="multilevel"/>
    <w:tmpl w:val="21487E95"/>
    <w:lvl w:ilvl="0">
      <w:start w:val="1"/>
      <w:numFmt w:val="decimal"/>
      <w:lvlText w:val="%1-"/>
      <w:lvlJc w:val="left"/>
      <w:pPr>
        <w:ind w:left="720" w:hanging="360"/>
      </w:pPr>
      <w:rPr>
        <w:rFonts w:hint="default"/>
      </w:rPr>
    </w:lvl>
    <w:lvl w:ilvl="1">
      <w:start w:val="1"/>
      <w:numFmt w:val="decimal"/>
      <w:lvlText w:val="%2-"/>
      <w:lvlJc w:val="left"/>
      <w:pPr>
        <w:ind w:left="1785" w:hanging="705"/>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9D1B6B"/>
    <w:multiLevelType w:val="multilevel"/>
    <w:tmpl w:val="269D1B6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56488E"/>
    <w:multiLevelType w:val="multilevel"/>
    <w:tmpl w:val="2756488E"/>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A2E7483"/>
    <w:multiLevelType w:val="multilevel"/>
    <w:tmpl w:val="2A2E7483"/>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6" w15:restartNumberingAfterBreak="0">
    <w:nsid w:val="2B8E2DE2"/>
    <w:multiLevelType w:val="multilevel"/>
    <w:tmpl w:val="2B8E2DE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BCC781A"/>
    <w:multiLevelType w:val="multilevel"/>
    <w:tmpl w:val="2BCC781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F5435F"/>
    <w:multiLevelType w:val="multilevel"/>
    <w:tmpl w:val="35F5435F"/>
    <w:lvl w:ilvl="0">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62C0629"/>
    <w:multiLevelType w:val="multilevel"/>
    <w:tmpl w:val="362C0629"/>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3AD42992"/>
    <w:multiLevelType w:val="multilevel"/>
    <w:tmpl w:val="3AD42992"/>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lowerLetter"/>
      <w:lvlText w:val="%2."/>
      <w:lvlJc w:val="left"/>
      <w:pPr>
        <w:tabs>
          <w:tab w:val="left" w:pos="1440"/>
        </w:tabs>
        <w:ind w:left="1440" w:hanging="360"/>
      </w:pPr>
      <w:rPr>
        <w:rFonts w:ascii="Times New Roman" w:hAnsi="Times New Roman" w:cs="Times New Roman" w:hint="default"/>
      </w:rPr>
    </w:lvl>
    <w:lvl w:ilvl="2">
      <w:start w:val="1"/>
      <w:numFmt w:val="lowerRoman"/>
      <w:lvlText w:val="%3."/>
      <w:lvlJc w:val="righ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lowerLetter"/>
      <w:lvlText w:val="%5."/>
      <w:lvlJc w:val="left"/>
      <w:pPr>
        <w:tabs>
          <w:tab w:val="left" w:pos="3600"/>
        </w:tabs>
        <w:ind w:left="3600" w:hanging="360"/>
      </w:pPr>
      <w:rPr>
        <w:rFonts w:ascii="Times New Roman" w:hAnsi="Times New Roman" w:cs="Times New Roman" w:hint="default"/>
      </w:rPr>
    </w:lvl>
    <w:lvl w:ilvl="5">
      <w:start w:val="1"/>
      <w:numFmt w:val="lowerRoman"/>
      <w:lvlText w:val="%6."/>
      <w:lvlJc w:val="righ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lowerLetter"/>
      <w:lvlText w:val="%8."/>
      <w:lvlJc w:val="left"/>
      <w:pPr>
        <w:tabs>
          <w:tab w:val="left" w:pos="5760"/>
        </w:tabs>
        <w:ind w:left="5760" w:hanging="360"/>
      </w:pPr>
      <w:rPr>
        <w:rFonts w:ascii="Times New Roman" w:hAnsi="Times New Roman" w:cs="Times New Roman" w:hint="default"/>
      </w:rPr>
    </w:lvl>
    <w:lvl w:ilvl="8">
      <w:start w:val="1"/>
      <w:numFmt w:val="lowerRoman"/>
      <w:lvlText w:val="%9."/>
      <w:lvlJc w:val="right"/>
      <w:pPr>
        <w:tabs>
          <w:tab w:val="left" w:pos="6480"/>
        </w:tabs>
        <w:ind w:left="6480" w:hanging="360"/>
      </w:pPr>
      <w:rPr>
        <w:rFonts w:ascii="Times New Roman" w:hAnsi="Times New Roman" w:cs="Times New Roman" w:hint="default"/>
      </w:rPr>
    </w:lvl>
  </w:abstractNum>
  <w:abstractNum w:abstractNumId="21" w15:restartNumberingAfterBreak="0">
    <w:nsid w:val="3C2214AB"/>
    <w:multiLevelType w:val="multilevel"/>
    <w:tmpl w:val="3C2214AB"/>
    <w:lvl w:ilvl="0">
      <w:start w:val="1"/>
      <w:numFmt w:val="decimal"/>
      <w:lvlText w:val="%1-"/>
      <w:lvlJc w:val="left"/>
      <w:pPr>
        <w:ind w:left="720" w:hanging="360"/>
      </w:pPr>
      <w:rPr>
        <w:rFonts w:hint="default"/>
      </w:rPr>
    </w:lvl>
    <w:lvl w:ilvl="1">
      <w:start w:val="1"/>
      <w:numFmt w:val="upperLetter"/>
      <w:lvlText w:val="%2."/>
      <w:lvlJc w:val="left"/>
      <w:pPr>
        <w:ind w:left="1785" w:hanging="705"/>
      </w:pPr>
      <w:rPr>
        <w:rFonts w:hint="default"/>
      </w:rPr>
    </w:lvl>
    <w:lvl w:ilvl="2">
      <w:start w:val="1"/>
      <w:numFmt w:val="upp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D5824C3"/>
    <w:multiLevelType w:val="multilevel"/>
    <w:tmpl w:val="3D5824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5452776"/>
    <w:multiLevelType w:val="multilevel"/>
    <w:tmpl w:val="45452776"/>
    <w:lvl w:ilvl="0">
      <w:start w:val="1"/>
      <w:numFmt w:val="upperLetter"/>
      <w:lvlText w:val="%1."/>
      <w:lvlJc w:val="left"/>
      <w:pPr>
        <w:ind w:left="720" w:hanging="360"/>
      </w:pPr>
    </w:lvl>
    <w:lvl w:ilvl="1">
      <w:start w:val="1"/>
      <w:numFmt w:val="upperLetter"/>
      <w:lvlText w:val="%2."/>
      <w:lvlJc w:val="left"/>
      <w:pPr>
        <w:ind w:left="1785" w:hanging="705"/>
      </w:pPr>
      <w:rPr>
        <w:rFonts w:hint="default"/>
      </w:rPr>
    </w:lvl>
    <w:lvl w:ilvl="2">
      <w:start w:val="1"/>
      <w:numFmt w:val="upperLetter"/>
      <w:lvlText w:val="%3-"/>
      <w:lvlJc w:val="left"/>
      <w:pPr>
        <w:ind w:left="234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6E176AA"/>
    <w:multiLevelType w:val="multilevel"/>
    <w:tmpl w:val="46E176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4A001E3E"/>
    <w:multiLevelType w:val="multilevel"/>
    <w:tmpl w:val="4A001E3E"/>
    <w:lvl w:ilvl="0">
      <w:start w:val="1"/>
      <w:numFmt w:val="upperLetter"/>
      <w:lvlText w:val="%1."/>
      <w:lvlJc w:val="left"/>
      <w:pPr>
        <w:ind w:left="720" w:hanging="360"/>
      </w:pPr>
    </w:lvl>
    <w:lvl w:ilvl="1">
      <w:start w:val="1"/>
      <w:numFmt w:val="upperLetter"/>
      <w:lvlText w:val="%2-"/>
      <w:lvlJc w:val="left"/>
      <w:pPr>
        <w:ind w:left="1440" w:hanging="360"/>
      </w:pPr>
      <w:rPr>
        <w:rFonts w:hint="default"/>
      </w:r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A1C55C8"/>
    <w:multiLevelType w:val="multilevel"/>
    <w:tmpl w:val="4A1C55C8"/>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7" w15:restartNumberingAfterBreak="0">
    <w:nsid w:val="4B0422B9"/>
    <w:multiLevelType w:val="multilevel"/>
    <w:tmpl w:val="4B0422B9"/>
    <w:lvl w:ilvl="0">
      <w:start w:val="1"/>
      <w:numFmt w:val="decimal"/>
      <w:lvlText w:val="%1."/>
      <w:lvlJc w:val="left"/>
      <w:pPr>
        <w:ind w:left="720" w:hanging="360"/>
      </w:pPr>
      <w:rPr>
        <w:rFonts w:ascii="Times New Roman" w:hAnsi="Times New Roman" w:cs="Times New Roman" w:hint="default"/>
        <w:color w:val="050505"/>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8" w15:restartNumberingAfterBreak="0">
    <w:nsid w:val="4B9970FF"/>
    <w:multiLevelType w:val="multilevel"/>
    <w:tmpl w:val="4B9970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BB116D4"/>
    <w:multiLevelType w:val="multilevel"/>
    <w:tmpl w:val="4BB116D4"/>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Symbol" w:hAnsi="Symbol"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0" w15:restartNumberingAfterBreak="0">
    <w:nsid w:val="4E611F47"/>
    <w:multiLevelType w:val="multilevel"/>
    <w:tmpl w:val="4E611F47"/>
    <w:lvl w:ilvl="0">
      <w:start w:val="5"/>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F577B97"/>
    <w:multiLevelType w:val="multilevel"/>
    <w:tmpl w:val="405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D4774"/>
    <w:multiLevelType w:val="multilevel"/>
    <w:tmpl w:val="53BD477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3" w15:restartNumberingAfterBreak="0">
    <w:nsid w:val="58AC1490"/>
    <w:multiLevelType w:val="multilevel"/>
    <w:tmpl w:val="111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F4ED4"/>
    <w:multiLevelType w:val="multilevel"/>
    <w:tmpl w:val="5DFF4E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FAA59FC"/>
    <w:multiLevelType w:val="multilevel"/>
    <w:tmpl w:val="5FAA59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5FC13F49"/>
    <w:multiLevelType w:val="multilevel"/>
    <w:tmpl w:val="5FC13F49"/>
    <w:lvl w:ilvl="0">
      <w:start w:val="1"/>
      <w:numFmt w:val="upp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4CC31FC"/>
    <w:multiLevelType w:val="multilevel"/>
    <w:tmpl w:val="64CC31F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91651CD"/>
    <w:multiLevelType w:val="multilevel"/>
    <w:tmpl w:val="691651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AC275B8"/>
    <w:multiLevelType w:val="multilevel"/>
    <w:tmpl w:val="6AC275B8"/>
    <w:lvl w:ilvl="0">
      <w:start w:val="1"/>
      <w:numFmt w:val="decimal"/>
      <w:lvlText w:val="%1-"/>
      <w:lvlJc w:val="left"/>
      <w:pPr>
        <w:ind w:left="720" w:hanging="360"/>
      </w:pPr>
      <w:rPr>
        <w:rFonts w:hint="default"/>
      </w:rPr>
    </w:lvl>
    <w:lvl w:ilvl="1">
      <w:start w:val="1"/>
      <w:numFmt w:val="upperLetter"/>
      <w:lvlText w:val="%2."/>
      <w:lvlJc w:val="left"/>
      <w:pPr>
        <w:ind w:left="1785" w:hanging="705"/>
      </w:pPr>
      <w:rPr>
        <w:rFonts w:hint="default"/>
      </w:rPr>
    </w:lvl>
    <w:lvl w:ilvl="2">
      <w:start w:val="1"/>
      <w:numFmt w:val="upp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D6F7C1D"/>
    <w:multiLevelType w:val="multilevel"/>
    <w:tmpl w:val="74C4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509E2"/>
    <w:multiLevelType w:val="multilevel"/>
    <w:tmpl w:val="70C509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1A50AF7"/>
    <w:multiLevelType w:val="multilevel"/>
    <w:tmpl w:val="71A50AF7"/>
    <w:lvl w:ilvl="0">
      <w:start w:val="5"/>
      <w:numFmt w:val="bullet"/>
      <w:lvlText w:val="-"/>
      <w:lvlJc w:val="left"/>
      <w:pPr>
        <w:ind w:left="720" w:hanging="360"/>
      </w:pPr>
      <w:rPr>
        <w:rFonts w:ascii="Calibri" w:eastAsia="Times New Roma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2783545"/>
    <w:multiLevelType w:val="multilevel"/>
    <w:tmpl w:val="72783545"/>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4" w15:restartNumberingAfterBreak="0">
    <w:nsid w:val="75E114E3"/>
    <w:multiLevelType w:val="multilevel"/>
    <w:tmpl w:val="75E114E3"/>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773465E4"/>
    <w:multiLevelType w:val="multilevel"/>
    <w:tmpl w:val="773465E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6" w15:restartNumberingAfterBreak="0">
    <w:nsid w:val="776A018D"/>
    <w:multiLevelType w:val="multilevel"/>
    <w:tmpl w:val="776A018D"/>
    <w:lvl w:ilvl="0">
      <w:start w:val="1"/>
      <w:numFmt w:val="upperLetter"/>
      <w:lvlText w:val="%1."/>
      <w:lvlJc w:val="left"/>
      <w:pPr>
        <w:ind w:left="720" w:hanging="360"/>
      </w:p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CEA02E3"/>
    <w:multiLevelType w:val="multilevel"/>
    <w:tmpl w:val="7CEA02E3"/>
    <w:lvl w:ilvl="0">
      <w:numFmt w:val="bullet"/>
      <w:lvlText w:val="-"/>
      <w:lvlJc w:val="left"/>
      <w:pPr>
        <w:ind w:left="720" w:hanging="360"/>
      </w:pPr>
      <w:rPr>
        <w:rFonts w:ascii="Calibri" w:eastAsia="Times New Roman" w:hAnsi="Calibri" w:cs="Calibri" w:hint="default"/>
        <w:color w:val="00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83084990">
    <w:abstractNumId w:val="44"/>
  </w:num>
  <w:num w:numId="2" w16cid:durableId="487522849">
    <w:abstractNumId w:val="15"/>
  </w:num>
  <w:num w:numId="3" w16cid:durableId="1807964643">
    <w:abstractNumId w:val="45"/>
  </w:num>
  <w:num w:numId="4" w16cid:durableId="607860398">
    <w:abstractNumId w:val="6"/>
  </w:num>
  <w:num w:numId="5" w16cid:durableId="1449348487">
    <w:abstractNumId w:val="43"/>
  </w:num>
  <w:num w:numId="6" w16cid:durableId="24908015">
    <w:abstractNumId w:val="18"/>
  </w:num>
  <w:num w:numId="7" w16cid:durableId="1928151556">
    <w:abstractNumId w:val="24"/>
  </w:num>
  <w:num w:numId="8" w16cid:durableId="2019262433">
    <w:abstractNumId w:val="17"/>
  </w:num>
  <w:num w:numId="9" w16cid:durableId="1084300939">
    <w:abstractNumId w:val="38"/>
  </w:num>
  <w:num w:numId="10" w16cid:durableId="232010121">
    <w:abstractNumId w:val="25"/>
  </w:num>
  <w:num w:numId="11" w16cid:durableId="161899653">
    <w:abstractNumId w:val="1"/>
  </w:num>
  <w:num w:numId="12" w16cid:durableId="1271931923">
    <w:abstractNumId w:val="46"/>
  </w:num>
  <w:num w:numId="13" w16cid:durableId="13531414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79828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16301964">
    <w:abstractNumId w:val="12"/>
  </w:num>
  <w:num w:numId="16" w16cid:durableId="1638337352">
    <w:abstractNumId w:val="23"/>
  </w:num>
  <w:num w:numId="17" w16cid:durableId="882061283">
    <w:abstractNumId w:val="7"/>
  </w:num>
  <w:num w:numId="18" w16cid:durableId="138546760">
    <w:abstractNumId w:val="39"/>
  </w:num>
  <w:num w:numId="19" w16cid:durableId="1576622929">
    <w:abstractNumId w:val="21"/>
  </w:num>
  <w:num w:numId="20" w16cid:durableId="2016956289">
    <w:abstractNumId w:val="16"/>
  </w:num>
  <w:num w:numId="21" w16cid:durableId="1728675477">
    <w:abstractNumId w:val="13"/>
  </w:num>
  <w:num w:numId="22" w16cid:durableId="115104310">
    <w:abstractNumId w:val="36"/>
  </w:num>
  <w:num w:numId="23" w16cid:durableId="1757825683">
    <w:abstractNumId w:val="14"/>
  </w:num>
  <w:num w:numId="24" w16cid:durableId="1815099328">
    <w:abstractNumId w:val="37"/>
  </w:num>
  <w:num w:numId="25" w16cid:durableId="981926208">
    <w:abstractNumId w:val="3"/>
  </w:num>
  <w:num w:numId="26" w16cid:durableId="843015776">
    <w:abstractNumId w:val="22"/>
  </w:num>
  <w:num w:numId="27" w16cid:durableId="1567031964">
    <w:abstractNumId w:val="34"/>
  </w:num>
  <w:num w:numId="28" w16cid:durableId="2113351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2205599">
    <w:abstractNumId w:val="42"/>
  </w:num>
  <w:num w:numId="30" w16cid:durableId="663777715">
    <w:abstractNumId w:val="30"/>
  </w:num>
  <w:num w:numId="31" w16cid:durableId="1924681676">
    <w:abstractNumId w:val="26"/>
  </w:num>
  <w:num w:numId="32" w16cid:durableId="1118990402">
    <w:abstractNumId w:val="5"/>
  </w:num>
  <w:num w:numId="33" w16cid:durableId="2041973404">
    <w:abstractNumId w:val="28"/>
  </w:num>
  <w:num w:numId="34" w16cid:durableId="655039657">
    <w:abstractNumId w:val="41"/>
  </w:num>
  <w:num w:numId="35" w16cid:durableId="2297793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37994823">
    <w:abstractNumId w:val="11"/>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37" w16cid:durableId="2969574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1020704">
    <w:abstractNumId w:val="47"/>
  </w:num>
  <w:num w:numId="39" w16cid:durableId="677461895">
    <w:abstractNumId w:val="19"/>
  </w:num>
  <w:num w:numId="40" w16cid:durableId="1354762847">
    <w:abstractNumId w:val="0"/>
  </w:num>
  <w:num w:numId="41" w16cid:durableId="1566334784">
    <w:abstractNumId w:val="4"/>
  </w:num>
  <w:num w:numId="42" w16cid:durableId="637611718">
    <w:abstractNumId w:val="29"/>
  </w:num>
  <w:num w:numId="43" w16cid:durableId="1568104108">
    <w:abstractNumId w:val="35"/>
  </w:num>
  <w:num w:numId="44" w16cid:durableId="1418209906">
    <w:abstractNumId w:val="9"/>
  </w:num>
  <w:num w:numId="45" w16cid:durableId="1368070024">
    <w:abstractNumId w:val="33"/>
  </w:num>
  <w:num w:numId="46" w16cid:durableId="938219462">
    <w:abstractNumId w:val="40"/>
  </w:num>
  <w:num w:numId="47" w16cid:durableId="2014674299">
    <w:abstractNumId w:val="31"/>
  </w:num>
  <w:num w:numId="48" w16cid:durableId="1061174081">
    <w:abstractNumId w:val="1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12"/>
    <w:rsid w:val="000C173D"/>
    <w:rsid w:val="00105294"/>
    <w:rsid w:val="00144240"/>
    <w:rsid w:val="001A0D9D"/>
    <w:rsid w:val="00235809"/>
    <w:rsid w:val="00241AE2"/>
    <w:rsid w:val="00345D02"/>
    <w:rsid w:val="004841D6"/>
    <w:rsid w:val="004B39EC"/>
    <w:rsid w:val="00714439"/>
    <w:rsid w:val="00721344"/>
    <w:rsid w:val="00725760"/>
    <w:rsid w:val="00793E7F"/>
    <w:rsid w:val="00867095"/>
    <w:rsid w:val="009068E0"/>
    <w:rsid w:val="00AB6E12"/>
    <w:rsid w:val="00B238B6"/>
    <w:rsid w:val="00CC2CFF"/>
    <w:rsid w:val="00DE4A83"/>
    <w:rsid w:val="00E3513F"/>
    <w:rsid w:val="00E52661"/>
    <w:rsid w:val="00ED78DE"/>
    <w:rsid w:val="00FB6FD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21C7"/>
  <w15:chartTrackingRefBased/>
  <w15:docId w15:val="{08743A3F-DC1F-4264-A453-D7D95C71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DE"/>
    <w:pPr>
      <w:spacing w:after="200" w:line="276" w:lineRule="auto"/>
    </w:pPr>
    <w:rPr>
      <w:kern w:val="0"/>
      <w:sz w:val="22"/>
      <w:szCs w:val="22"/>
      <w:lang w:val="fr-FR"/>
      <w14:ligatures w14:val="none"/>
    </w:rPr>
  </w:style>
  <w:style w:type="paragraph" w:styleId="Heading1">
    <w:name w:val="heading 1"/>
    <w:basedOn w:val="Normal"/>
    <w:next w:val="Normal"/>
    <w:link w:val="Heading1Char"/>
    <w:uiPriority w:val="9"/>
    <w:qFormat/>
    <w:rsid w:val="00AB6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6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6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6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6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E12"/>
    <w:rPr>
      <w:rFonts w:eastAsiaTheme="majorEastAsia" w:cstheme="majorBidi"/>
      <w:color w:val="272727" w:themeColor="text1" w:themeTint="D8"/>
    </w:rPr>
  </w:style>
  <w:style w:type="paragraph" w:styleId="Title">
    <w:name w:val="Title"/>
    <w:basedOn w:val="Normal"/>
    <w:next w:val="Normal"/>
    <w:link w:val="TitleChar"/>
    <w:uiPriority w:val="10"/>
    <w:qFormat/>
    <w:rsid w:val="00AB6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E12"/>
    <w:pPr>
      <w:spacing w:before="160"/>
      <w:jc w:val="center"/>
    </w:pPr>
    <w:rPr>
      <w:i/>
      <w:iCs/>
      <w:color w:val="404040" w:themeColor="text1" w:themeTint="BF"/>
    </w:rPr>
  </w:style>
  <w:style w:type="character" w:customStyle="1" w:styleId="QuoteChar">
    <w:name w:val="Quote Char"/>
    <w:basedOn w:val="DefaultParagraphFont"/>
    <w:link w:val="Quote"/>
    <w:uiPriority w:val="29"/>
    <w:rsid w:val="00AB6E12"/>
    <w:rPr>
      <w:i/>
      <w:iCs/>
      <w:color w:val="404040" w:themeColor="text1" w:themeTint="BF"/>
    </w:rPr>
  </w:style>
  <w:style w:type="paragraph" w:styleId="ListParagraph">
    <w:name w:val="List Paragraph"/>
    <w:basedOn w:val="Normal"/>
    <w:uiPriority w:val="34"/>
    <w:qFormat/>
    <w:rsid w:val="00AB6E12"/>
    <w:pPr>
      <w:ind w:left="720"/>
      <w:contextualSpacing/>
    </w:pPr>
  </w:style>
  <w:style w:type="character" w:styleId="IntenseEmphasis">
    <w:name w:val="Intense Emphasis"/>
    <w:basedOn w:val="DefaultParagraphFont"/>
    <w:uiPriority w:val="21"/>
    <w:qFormat/>
    <w:rsid w:val="00AB6E12"/>
    <w:rPr>
      <w:i/>
      <w:iCs/>
      <w:color w:val="0F4761" w:themeColor="accent1" w:themeShade="BF"/>
    </w:rPr>
  </w:style>
  <w:style w:type="paragraph" w:styleId="IntenseQuote">
    <w:name w:val="Intense Quote"/>
    <w:basedOn w:val="Normal"/>
    <w:next w:val="Normal"/>
    <w:link w:val="IntenseQuoteChar"/>
    <w:uiPriority w:val="30"/>
    <w:qFormat/>
    <w:rsid w:val="00AB6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E12"/>
    <w:rPr>
      <w:i/>
      <w:iCs/>
      <w:color w:val="0F4761" w:themeColor="accent1" w:themeShade="BF"/>
    </w:rPr>
  </w:style>
  <w:style w:type="character" w:styleId="IntenseReference">
    <w:name w:val="Intense Reference"/>
    <w:basedOn w:val="DefaultParagraphFont"/>
    <w:uiPriority w:val="32"/>
    <w:qFormat/>
    <w:rsid w:val="00AB6E12"/>
    <w:rPr>
      <w:b/>
      <w:bCs/>
      <w:smallCaps/>
      <w:color w:val="0F4761" w:themeColor="accent1" w:themeShade="BF"/>
      <w:spacing w:val="5"/>
    </w:rPr>
  </w:style>
  <w:style w:type="table" w:customStyle="1" w:styleId="Tableausimple11">
    <w:name w:val="Tableau simple 11"/>
    <w:basedOn w:val="TableNormal"/>
    <w:qFormat/>
    <w:rsid w:val="00ED78DE"/>
    <w:pPr>
      <w:spacing w:after="0" w:line="240" w:lineRule="auto"/>
    </w:pPr>
    <w:rPr>
      <w:kern w:val="0"/>
      <w:sz w:val="22"/>
      <w:szCs w:val="22"/>
      <w:lang w:val="fr-F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aragraphedeliste1">
    <w:name w:val="Paragraphe de liste1"/>
    <w:basedOn w:val="Normal"/>
    <w:rsid w:val="00ED78DE"/>
    <w:pPr>
      <w:spacing w:before="100" w:beforeAutospacing="1" w:after="100" w:afterAutospacing="1" w:line="256" w:lineRule="auto"/>
      <w:contextualSpacing/>
    </w:pPr>
    <w:rPr>
      <w:rFonts w:ascii="Calibri" w:eastAsia="Times New Roman" w:hAnsi="Calibri" w:cs="Arial"/>
      <w:sz w:val="24"/>
      <w:szCs w:val="24"/>
      <w:lang w:eastAsia="fr-FR"/>
    </w:rPr>
  </w:style>
  <w:style w:type="paragraph" w:styleId="Header">
    <w:name w:val="header"/>
    <w:basedOn w:val="Normal"/>
    <w:link w:val="HeaderChar"/>
    <w:uiPriority w:val="99"/>
    <w:unhideWhenUsed/>
    <w:rsid w:val="00CC2C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CFF"/>
    <w:rPr>
      <w:kern w:val="0"/>
      <w:sz w:val="22"/>
      <w:szCs w:val="22"/>
      <w:lang w:val="fr-FR"/>
      <w14:ligatures w14:val="none"/>
    </w:rPr>
  </w:style>
  <w:style w:type="paragraph" w:styleId="Footer">
    <w:name w:val="footer"/>
    <w:basedOn w:val="Normal"/>
    <w:link w:val="FooterChar"/>
    <w:uiPriority w:val="99"/>
    <w:unhideWhenUsed/>
    <w:rsid w:val="00CC2C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CFF"/>
    <w:rPr>
      <w:kern w:val="0"/>
      <w:sz w:val="22"/>
      <w:szCs w:val="22"/>
      <w:lang w:val="fr-FR"/>
      <w14:ligatures w14:val="none"/>
    </w:rPr>
  </w:style>
  <w:style w:type="paragraph" w:styleId="NoSpacing">
    <w:name w:val="No Spacing"/>
    <w:uiPriority w:val="1"/>
    <w:qFormat/>
    <w:rsid w:val="004841D6"/>
    <w:pPr>
      <w:spacing w:after="0" w:line="240" w:lineRule="auto"/>
    </w:pPr>
    <w:rPr>
      <w:kern w:val="0"/>
      <w:sz w:val="22"/>
      <w:szCs w:val="22"/>
      <w:lang w:val="fr-FR"/>
      <w14:ligatures w14:val="none"/>
    </w:rPr>
  </w:style>
  <w:style w:type="table" w:styleId="TableGrid">
    <w:name w:val="Table Grid"/>
    <w:basedOn w:val="TableNormal"/>
    <w:uiPriority w:val="39"/>
    <w:rsid w:val="00241AE2"/>
    <w:pPr>
      <w:spacing w:after="0" w:line="240" w:lineRule="auto"/>
    </w:pPr>
    <w:rPr>
      <w:kern w:val="0"/>
      <w:sz w:val="20"/>
      <w:szCs w:val="20"/>
      <w:lang w:val="fr-FR" w:eastAsia="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rsid w:val="00241AE2"/>
    <w:pPr>
      <w:spacing w:before="100" w:beforeAutospacing="1" w:after="100" w:afterAutospacing="1" w:line="273" w:lineRule="auto"/>
      <w:contextualSpacing/>
    </w:pPr>
    <w:rPr>
      <w:rFonts w:ascii="Calibri" w:eastAsia="Times New Roman" w:hAnsi="Calibri" w:cs="Arial"/>
      <w:sz w:val="24"/>
      <w:szCs w:val="24"/>
      <w:lang w:eastAsia="fr-FR"/>
    </w:rPr>
  </w:style>
  <w:style w:type="paragraph" w:styleId="TOCHeading">
    <w:name w:val="TOC Heading"/>
    <w:basedOn w:val="Heading1"/>
    <w:next w:val="Normal"/>
    <w:uiPriority w:val="39"/>
    <w:unhideWhenUsed/>
    <w:qFormat/>
    <w:rsid w:val="00241AE2"/>
    <w:pPr>
      <w:spacing w:before="240" w:after="0" w:line="259" w:lineRule="auto"/>
      <w:ind w:left="432" w:hanging="432"/>
      <w:outlineLvl w:val="9"/>
    </w:pPr>
    <w:rPr>
      <w:sz w:val="32"/>
      <w:szCs w:val="32"/>
      <w:lang w:eastAsia="en-GB"/>
    </w:rPr>
  </w:style>
  <w:style w:type="paragraph" w:styleId="TOC1">
    <w:name w:val="toc 1"/>
    <w:basedOn w:val="Normal"/>
    <w:next w:val="Normal"/>
    <w:autoRedefine/>
    <w:uiPriority w:val="39"/>
    <w:unhideWhenUsed/>
    <w:rsid w:val="00241AE2"/>
    <w:pPr>
      <w:spacing w:after="100" w:line="278" w:lineRule="auto"/>
    </w:pPr>
    <w:rPr>
      <w:kern w:val="2"/>
      <w:sz w:val="24"/>
      <w:szCs w:val="24"/>
      <w14:ligatures w14:val="standardContextual"/>
    </w:rPr>
  </w:style>
  <w:style w:type="character" w:styleId="Hyperlink">
    <w:name w:val="Hyperlink"/>
    <w:basedOn w:val="DefaultParagraphFont"/>
    <w:uiPriority w:val="99"/>
    <w:unhideWhenUsed/>
    <w:rsid w:val="00241AE2"/>
    <w:rPr>
      <w:color w:val="467886" w:themeColor="hyperlink"/>
      <w:u w:val="single"/>
    </w:rPr>
  </w:style>
  <w:style w:type="paragraph" w:styleId="NormalWeb">
    <w:name w:val="Normal (Web)"/>
    <w:basedOn w:val="Normal"/>
    <w:uiPriority w:val="99"/>
    <w:unhideWhenUsed/>
    <w:rsid w:val="00241AE2"/>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aragraphedeliste2">
    <w:name w:val="Paragraphe de liste2"/>
    <w:basedOn w:val="Normal"/>
    <w:qFormat/>
    <w:rsid w:val="00241AE2"/>
    <w:pPr>
      <w:spacing w:before="100" w:beforeAutospacing="1" w:after="100" w:afterAutospacing="1" w:line="256" w:lineRule="auto"/>
      <w:contextualSpacing/>
    </w:pPr>
    <w:rPr>
      <w:rFonts w:ascii="Calibri" w:eastAsia="Times New Roman" w:hAnsi="Calibri" w:cs="Arial"/>
      <w:sz w:val="24"/>
      <w:szCs w:val="24"/>
      <w:lang w:eastAsia="fr-FR"/>
    </w:rPr>
  </w:style>
  <w:style w:type="paragraph" w:customStyle="1" w:styleId="Paragraphedeliste3">
    <w:name w:val="Paragraphe de liste3"/>
    <w:basedOn w:val="Normal"/>
    <w:rsid w:val="00241AE2"/>
    <w:pPr>
      <w:spacing w:before="100" w:beforeAutospacing="1" w:after="100" w:afterAutospacing="1" w:line="273" w:lineRule="auto"/>
      <w:contextualSpacing/>
    </w:pPr>
    <w:rPr>
      <w:rFonts w:ascii="Calibri" w:eastAsia="Times New Roman" w:hAnsi="Calibri" w:cs="Arial"/>
      <w:sz w:val="24"/>
      <w:szCs w:val="24"/>
      <w:lang w:eastAsia="fr-FR"/>
    </w:rPr>
  </w:style>
  <w:style w:type="table" w:customStyle="1" w:styleId="Grilledutableau1">
    <w:name w:val="Grille du tableau1"/>
    <w:basedOn w:val="TableNormal"/>
    <w:rsid w:val="00241AE2"/>
    <w:pPr>
      <w:spacing w:after="0" w:line="240" w:lineRule="auto"/>
    </w:pPr>
    <w:rPr>
      <w:rFonts w:ascii="Times New Roman" w:eastAsia="Times New Roman" w:hAnsi="Times New Roman" w:cs="Times New Roman"/>
      <w:kern w:val="0"/>
      <w:sz w:val="20"/>
      <w:szCs w:val="20"/>
      <w:lang w:val="fr-FR" w:eastAsia="fr-FR"/>
      <w14:ligatures w14:val="none"/>
    </w:rPr>
    <w:tblPr>
      <w:tblInd w:w="0" w:type="nil"/>
      <w:tblCellMar>
        <w:left w:w="0" w:type="dxa"/>
        <w:right w:w="0" w:type="dxa"/>
      </w:tblCellMar>
    </w:tblPr>
  </w:style>
  <w:style w:type="table" w:customStyle="1" w:styleId="Style14">
    <w:name w:val="_Style 14"/>
    <w:basedOn w:val="TableNormal"/>
    <w:rsid w:val="00241AE2"/>
    <w:pPr>
      <w:spacing w:after="0" w:line="240" w:lineRule="auto"/>
    </w:pPr>
    <w:rPr>
      <w:rFonts w:ascii="Times New Roman" w:eastAsia="Times New Roman" w:hAnsi="Times New Roman" w:cs="Times New Roman"/>
      <w:kern w:val="0"/>
      <w:sz w:val="20"/>
      <w:szCs w:val="20"/>
      <w:lang w:val="fr-FR"/>
      <w14:ligatures w14:val="none"/>
    </w:rPr>
    <w:tblPr>
      <w:tblInd w:w="0" w:type="nil"/>
      <w:tblCellMar>
        <w:left w:w="0" w:type="dxa"/>
        <w:right w:w="0" w:type="dxa"/>
      </w:tblCellMar>
    </w:tblPr>
  </w:style>
  <w:style w:type="table" w:styleId="ListTable2">
    <w:name w:val="List Table 2"/>
    <w:basedOn w:val="TableNormal"/>
    <w:uiPriority w:val="47"/>
    <w:rsid w:val="00241AE2"/>
    <w:pPr>
      <w:spacing w:after="0" w:line="240" w:lineRule="auto"/>
    </w:pPr>
    <w:rPr>
      <w:lang w:val="en-GB"/>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1">
    <w:name w:val="p1"/>
    <w:rsid w:val="00241AE2"/>
    <w:pPr>
      <w:spacing w:after="0" w:line="240" w:lineRule="auto"/>
    </w:pPr>
    <w:rPr>
      <w:rFonts w:ascii="Helvetica Neue" w:eastAsia="Helvetica Neue" w:hAnsi="Helvetica Neue" w:cs="Times New Roman"/>
      <w:kern w:val="0"/>
      <w:sz w:val="26"/>
      <w:szCs w:val="26"/>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50</Pages>
  <Words>15365</Words>
  <Characters>87582</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Chaiche Ayoub</dc:creator>
  <cp:keywords/>
  <dc:description/>
  <cp:lastModifiedBy>CHAICHE AYOUB</cp:lastModifiedBy>
  <cp:revision>5</cp:revision>
  <cp:lastPrinted>2026-01-29T21:12:00Z</cp:lastPrinted>
  <dcterms:created xsi:type="dcterms:W3CDTF">2026-01-24T09:16:00Z</dcterms:created>
  <dcterms:modified xsi:type="dcterms:W3CDTF">2026-06-19T21:24:00Z</dcterms:modified>
</cp:coreProperties>
</file>